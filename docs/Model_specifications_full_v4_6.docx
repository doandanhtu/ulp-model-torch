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3B01" w14:textId="77777777" w:rsidR="00692E3F" w:rsidRDefault="00692E3F" w:rsidP="000A5751">
      <w:pPr>
        <w:pStyle w:val="Heading1"/>
      </w:pPr>
      <w:r>
        <w:t>Model configuration</w:t>
      </w:r>
    </w:p>
    <w:p w14:paraId="66931D87" w14:textId="79B4C9D9" w:rsidR="0083606E" w:rsidRDefault="0083606E" w:rsidP="0083606E">
      <w:r>
        <w:t>Model configuration parameters control the runtime behaviour of the model and are independent of any individual policy or assumption. They should be stored in a dedicated configuration file (e.g., config.yaml) separate from all input tables.</w:t>
      </w:r>
    </w:p>
    <w:p w14:paraId="3AEB6864" w14:textId="2636F0D6" w:rsidR="001158EC" w:rsidRDefault="0083606E" w:rsidP="0083606E">
      <w:r w:rsidRPr="00EC53B1">
        <w:rPr>
          <w:b/>
          <w:bCs/>
        </w:rPr>
        <w:t>Projection horizon (MAX_PROJ_YEARS)</w:t>
      </w:r>
      <w:r>
        <w:t>: The maximum number of years projected by the model. This determines the total number of monthly time steps as MAX_PROJ_MONTHS = MAX_PROJ_YEARS × 12 + 1 (months 0 through MAX_PROJ_MONTHS - 1). For a policy with pol_term &lt; MAX_PROJ_YEARS, all variables are zero from t = pol_term × 12 + 1 onward, enforced by is_inforce_bgn and is_inforce_end. A default value of 90 years is recommended for typical ULP portfolios.</w:t>
      </w:r>
    </w:p>
    <w:p w14:paraId="42F433F8" w14:textId="40714B9E" w:rsidR="00E245BE" w:rsidRPr="00CB4B05" w:rsidRDefault="00E245BE" w:rsidP="0083606E">
      <w:r w:rsidRPr="00CB4B05">
        <w:t>Note that this parameter should be set to at least the longest policy term in the portfolio being modelled to avoid model error</w:t>
      </w:r>
      <w:r w:rsidR="00CB4B05" w:rsidRPr="00CB4B05">
        <w:t>.</w:t>
      </w:r>
    </w:p>
    <w:p w14:paraId="022ED14F" w14:textId="5EC94565" w:rsidR="001158EC" w:rsidRDefault="001158EC" w:rsidP="001158EC">
      <w:r w:rsidRPr="001158EC">
        <w:rPr>
          <w:b/>
          <w:bCs/>
        </w:rPr>
        <w:t>Input directories:</w:t>
      </w:r>
      <w:r>
        <w:t xml:space="preserve"> The file paths for each category of model input should be configurable rather than hardcoded. At minimum, two directories should be specified: one for policy inputs (e.g., policy_inputs/) and one for all other parameter tables (e.g., param_tables/). Both paths should support absolute or relative references.</w:t>
      </w:r>
    </w:p>
    <w:p w14:paraId="59207680" w14:textId="77777777" w:rsidR="001158EC" w:rsidRDefault="001158EC" w:rsidP="001158EC">
      <w:r w:rsidRPr="001158EC">
        <w:rPr>
          <w:b/>
          <w:bCs/>
        </w:rPr>
        <w:t>Scenario file:</w:t>
      </w:r>
      <w:r>
        <w:t xml:space="preserve"> The path to the sensitivity scenario table, which specifies the sensitivity factors for each scenario ID. Scenario 1 is always the base scenario.</w:t>
      </w:r>
    </w:p>
    <w:p w14:paraId="4D6EEC2F" w14:textId="77777777" w:rsidR="001158EC" w:rsidRDefault="001158EC" w:rsidP="001158EC">
      <w:r w:rsidRPr="001158EC">
        <w:rPr>
          <w:b/>
          <w:bCs/>
        </w:rPr>
        <w:t>Output directory:</w:t>
      </w:r>
      <w:r>
        <w:t xml:space="preserve"> The path to which result files will be written. Summary outputs are written as CSV files named by scenario ID (e.g., results/scenario_001.csv). Per-policy outputs are written as Parquet files under a subdirectory (e.g., results/per_policy/scenario_001.parquet). Stochastic outputs are written as a single Parquet file to the same directory.</w:t>
      </w:r>
    </w:p>
    <w:p w14:paraId="3367B632" w14:textId="77777777" w:rsidR="001158EC" w:rsidRDefault="001158EC" w:rsidP="001158EC">
      <w:r w:rsidRPr="001158EC">
        <w:rPr>
          <w:b/>
          <w:bCs/>
        </w:rPr>
        <w:t>Output mode (output_mode):</w:t>
      </w:r>
      <w:r>
        <w:t xml:space="preserve"> Specifies which output mode or combination of modes to run. Valid values are summary, per_policy, and stochastic. Summary and per-policy modes may be combined in a single run; stochastic mode must be run independently. Default: summary.</w:t>
      </w:r>
    </w:p>
    <w:p w14:paraId="2CC55DF4" w14:textId="77777777" w:rsidR="001158EC" w:rsidRDefault="001158EC" w:rsidP="001158EC">
      <w:r w:rsidRPr="001158EC">
        <w:rPr>
          <w:b/>
          <w:bCs/>
        </w:rPr>
        <w:t>Additional output variables (additional_output_vars):</w:t>
      </w:r>
      <w:r>
        <w:t xml:space="preserve"> Applicable in per-policy and stochastic modes. Accepts either a list of specific variable names (e.g., ["bav_bd", "tuav_bd", "tot_dedncf"]) or the keyword "all" to include every time-series variable across all three computation tables. When set to "all", the model prints an estimated output size and a warning recommending use on a small policy subset rather than a full production run. Default: not set, meaning only the standard summary variable list is written.</w:t>
      </w:r>
    </w:p>
    <w:p w14:paraId="2AB21F8D" w14:textId="77777777" w:rsidR="001158EC" w:rsidRDefault="001158EC" w:rsidP="001158EC">
      <w:r w:rsidRPr="001158EC">
        <w:rPr>
          <w:b/>
          <w:bCs/>
        </w:rPr>
        <w:t>Output time steps (output_time_steps):</w:t>
      </w:r>
      <w:r>
        <w:t xml:space="preserve"> Applicable in stochastic mode. Accepts either a list of specific time step indices or the keyword "all" for the full projection horizon. Default: "all".</w:t>
      </w:r>
    </w:p>
    <w:p w14:paraId="0E7129C2" w14:textId="146471B6" w:rsidR="001158EC" w:rsidRDefault="001158EC" w:rsidP="001158EC">
      <w:r w:rsidRPr="001158EC">
        <w:rPr>
          <w:b/>
          <w:bCs/>
        </w:rPr>
        <w:t>Number of simulations (n_simulations):</w:t>
      </w:r>
      <w:r>
        <w:t xml:space="preserve"> Applicable in stochastic mode only. Specifies the number of stochastic simulations to perform. The model is designed to support up to 1</w:t>
      </w:r>
      <w:r w:rsidR="00CD11C5">
        <w:t>,</w:t>
      </w:r>
      <w:r w:rsidR="000F63D5">
        <w:t>0</w:t>
      </w:r>
      <w:r>
        <w:t>00,000 simulations. Default:</w:t>
      </w:r>
      <w:r w:rsidR="00CD11C5">
        <w:t xml:space="preserve"> 5000</w:t>
      </w:r>
      <w:r>
        <w:t>.</w:t>
      </w:r>
    </w:p>
    <w:p w14:paraId="265BC089" w14:textId="77777777" w:rsidR="001158EC" w:rsidRDefault="001158EC" w:rsidP="001158EC">
      <w:r w:rsidRPr="001158EC">
        <w:rPr>
          <w:b/>
          <w:bCs/>
        </w:rPr>
        <w:t>Per-policy output batch size (output_batch_size):</w:t>
      </w:r>
      <w:r>
        <w:t xml:space="preserve"> Applicable in per-policy mode. Controls the number of policies written to disk per batch, keeping peak memory usage bounded. Default: 1,000 policies per batch.</w:t>
      </w:r>
    </w:p>
    <w:p w14:paraId="28F5FF11" w14:textId="77777777" w:rsidR="001158EC" w:rsidRDefault="001158EC" w:rsidP="001158EC">
      <w:r w:rsidRPr="001158EC">
        <w:rPr>
          <w:b/>
          <w:bCs/>
        </w:rPr>
        <w:lastRenderedPageBreak/>
        <w:t>Floating point precision (float_precision):</w:t>
      </w:r>
      <w:r>
        <w:t xml:space="preserve"> Specifies the numeric precision used in tensor computations. Default is float64 for all account value accumulations. This parameter exists to facilitate future mixed-precision configurations.</w:t>
      </w:r>
    </w:p>
    <w:p w14:paraId="1EFBBA6B" w14:textId="77777777" w:rsidR="00E245BE" w:rsidRDefault="001158EC" w:rsidP="001158EC">
      <w:r w:rsidRPr="001158EC">
        <w:rPr>
          <w:b/>
          <w:bCs/>
        </w:rPr>
        <w:t>Compute device (compute_device):</w:t>
      </w:r>
      <w:r>
        <w:t xml:space="preserve"> Specifies the hardware device used for computation, e.g., cpu or cuda. When set to cuda, the model will use the first available GPU. Default: cpu.</w:t>
      </w:r>
    </w:p>
    <w:p w14:paraId="3E497964" w14:textId="38D34D5C" w:rsidR="000A5751" w:rsidRDefault="00E245BE" w:rsidP="001158EC">
      <w:r w:rsidRPr="00E245BE">
        <w:rPr>
          <w:b/>
          <w:bCs/>
        </w:rPr>
        <w:t>Processing batch size (batch_size):</w:t>
      </w:r>
      <w:r w:rsidRPr="00E245BE">
        <w:t xml:space="preserve"> Specifies the number of policies processed simultaneously in a single vectorised batch on the compute device. When the portfolio is larger than this value, the model splits the portfolio into batches and processes them sequentially, accumulating results after each batch. This parameter exists primarily to manage VRAM constraints when running on GPU, where the memory required scales with batch size, number of time steps, and number of output variables held in memory simultaneously. A smaller batch size reduces peak VRAM usage at the cost of slightly higher overhead per policy. Default: to be determined based on hardware profiling, but a value in the range of 10,000–100,000 policies is a reasonable starting point for a GPU with 6–16 GB VRAM running at float64 precision. This parameter is independent of output_batch_size, which controls only the number of policies written to disk per flush in per-policy mode.</w:t>
      </w:r>
    </w:p>
    <w:p w14:paraId="169539E0" w14:textId="77777777" w:rsidR="00CB4B05" w:rsidRDefault="00CB4B05">
      <w:pPr>
        <w:jc w:val="left"/>
        <w:rPr>
          <w:rFonts w:asciiTheme="majorHAnsi" w:eastAsiaTheme="majorEastAsia" w:hAnsiTheme="majorHAnsi" w:cstheme="majorBidi"/>
          <w:b/>
          <w:color w:val="2E74B5" w:themeColor="accent1" w:themeShade="BF"/>
          <w:sz w:val="32"/>
          <w:szCs w:val="32"/>
        </w:rPr>
      </w:pPr>
      <w:r>
        <w:br w:type="page"/>
      </w:r>
    </w:p>
    <w:p w14:paraId="1B090D9C" w14:textId="556ECC02" w:rsidR="009B2420" w:rsidRDefault="007D58EF" w:rsidP="007D58EF">
      <w:pPr>
        <w:pStyle w:val="Heading1"/>
      </w:pPr>
      <w:r>
        <w:lastRenderedPageBreak/>
        <w:t>Model Inputs</w:t>
      </w:r>
    </w:p>
    <w:p w14:paraId="455BDFE1" w14:textId="77777777" w:rsidR="00EF40A2" w:rsidRDefault="00A47047" w:rsidP="00A47047">
      <w:r>
        <w:t>All inputs should be read from some tables</w:t>
      </w:r>
      <w:r w:rsidR="00EF40A2">
        <w:t xml:space="preserve"> / files.</w:t>
      </w:r>
    </w:p>
    <w:p w14:paraId="70A89C24" w14:textId="77777777" w:rsidR="00EF40A2" w:rsidRDefault="00EF40A2" w:rsidP="00A47047">
      <w:r>
        <w:t>The files used to contain input should have the format that is efficient for the data it holds. The format should prioritize:</w:t>
      </w:r>
    </w:p>
    <w:p w14:paraId="0F7B1661" w14:textId="77777777" w:rsidR="00EF40A2" w:rsidRDefault="00EF40A2" w:rsidP="00EF40A2">
      <w:pPr>
        <w:pStyle w:val="ListParagraph"/>
        <w:numPr>
          <w:ilvl w:val="0"/>
          <w:numId w:val="6"/>
        </w:numPr>
      </w:pPr>
      <w:r>
        <w:t>The process of the model (it should be optimized for the speed of the model).</w:t>
      </w:r>
    </w:p>
    <w:p w14:paraId="0016401D" w14:textId="77777777" w:rsidR="00EF40A2" w:rsidRDefault="00EF40A2" w:rsidP="00EF40A2">
      <w:pPr>
        <w:pStyle w:val="ListParagraph"/>
        <w:numPr>
          <w:ilvl w:val="0"/>
          <w:numId w:val="6"/>
        </w:numPr>
      </w:pPr>
      <w:r>
        <w:t>The read / write (configure) of the user.</w:t>
      </w:r>
    </w:p>
    <w:p w14:paraId="70A646D7" w14:textId="77777777" w:rsidR="00FF0D1F" w:rsidRDefault="00CA7676" w:rsidP="00FF0D1F">
      <w:r>
        <w:t xml:space="preserve">Policy inputs should reside in different locations compared with other model inputs. </w:t>
      </w:r>
      <w:r w:rsidR="00FF0D1F">
        <w:t>The directories for them should be configurable for the model.</w:t>
      </w:r>
      <w:r>
        <w:t xml:space="preserve"> For example, we may have 2 directories: policy_inputs for policy inputs and param_tables for other inputs. Other inputs include those used for product features, model assumptions and sensitivity factors.</w:t>
      </w:r>
    </w:p>
    <w:p w14:paraId="35F889B0" w14:textId="77777777" w:rsidR="007D58EF" w:rsidRDefault="007D58EF" w:rsidP="007D58EF">
      <w:pPr>
        <w:pStyle w:val="Heading2"/>
      </w:pPr>
      <w:r>
        <w:t xml:space="preserve">Policy </w:t>
      </w:r>
      <w:r w:rsidR="0041271F">
        <w:t>i</w:t>
      </w:r>
      <w:r>
        <w:t>nputs</w:t>
      </w:r>
    </w:p>
    <w:p w14:paraId="1AC6F57D" w14:textId="77777777" w:rsidR="002A5B25" w:rsidRPr="002A5B25" w:rsidRDefault="002A5B25" w:rsidP="0000356B">
      <w:r>
        <w:t>For a single policy:</w:t>
      </w:r>
    </w:p>
    <w:p w14:paraId="5DC47A00" w14:textId="77777777" w:rsidR="007D58EF" w:rsidRDefault="007D58EF" w:rsidP="0000356B">
      <w:pPr>
        <w:pStyle w:val="ListParagraph"/>
        <w:numPr>
          <w:ilvl w:val="0"/>
          <w:numId w:val="2"/>
        </w:numPr>
        <w:contextualSpacing w:val="0"/>
      </w:pPr>
      <w:r w:rsidRPr="00A91695">
        <w:rPr>
          <w:b/>
        </w:rPr>
        <w:t>Age</w:t>
      </w:r>
      <w:r w:rsidR="00C50DDC">
        <w:rPr>
          <w:b/>
        </w:rPr>
        <w:t xml:space="preserve"> at entry</w:t>
      </w:r>
      <w:r>
        <w:t>:</w:t>
      </w:r>
      <w:r w:rsidR="000A5D0F">
        <w:t xml:space="preserve"> the age</w:t>
      </w:r>
      <w:r w:rsidR="009E22CA">
        <w:t xml:space="preserve"> at entry</w:t>
      </w:r>
      <w:r w:rsidR="000A5D0F">
        <w:t xml:space="preserve"> of the life insured</w:t>
      </w:r>
      <w:r>
        <w:t xml:space="preserve"> e.g., 0, 10, …</w:t>
      </w:r>
    </w:p>
    <w:p w14:paraId="558937AD" w14:textId="756BAF1C" w:rsidR="007D58EF" w:rsidRDefault="007D58EF" w:rsidP="0000356B">
      <w:pPr>
        <w:pStyle w:val="ListParagraph"/>
        <w:numPr>
          <w:ilvl w:val="0"/>
          <w:numId w:val="2"/>
        </w:numPr>
        <w:contextualSpacing w:val="0"/>
      </w:pPr>
      <w:r w:rsidRPr="00A91695">
        <w:rPr>
          <w:b/>
        </w:rPr>
        <w:t>Sex</w:t>
      </w:r>
      <w:r>
        <w:t>: Male or Female, in Excel, this is currently coded as 0 for male and 1 for female</w:t>
      </w:r>
    </w:p>
    <w:p w14:paraId="0C29D459" w14:textId="625539B4" w:rsidR="007D58EF" w:rsidRDefault="007D58EF" w:rsidP="0000356B">
      <w:pPr>
        <w:pStyle w:val="ListParagraph"/>
        <w:numPr>
          <w:ilvl w:val="0"/>
          <w:numId w:val="2"/>
        </w:numPr>
        <w:contextualSpacing w:val="0"/>
      </w:pPr>
      <w:r w:rsidRPr="00A91695">
        <w:rPr>
          <w:b/>
        </w:rPr>
        <w:t>Policy term</w:t>
      </w:r>
      <w:r w:rsidR="00D06C76">
        <w:rPr>
          <w:b/>
        </w:rPr>
        <w:t xml:space="preserve"> (pol_term)</w:t>
      </w:r>
      <w:r>
        <w:t>: The policy term in years, e.g., 20, 30, …</w:t>
      </w:r>
    </w:p>
    <w:p w14:paraId="3BC40E68" w14:textId="4EB6FBA8" w:rsidR="007D58EF" w:rsidRDefault="007D58EF" w:rsidP="0000356B">
      <w:pPr>
        <w:pStyle w:val="ListParagraph"/>
        <w:numPr>
          <w:ilvl w:val="0"/>
          <w:numId w:val="2"/>
        </w:numPr>
        <w:contextualSpacing w:val="0"/>
      </w:pPr>
      <w:r w:rsidRPr="00A91695">
        <w:rPr>
          <w:b/>
        </w:rPr>
        <w:t>Premium term</w:t>
      </w:r>
      <w:r w:rsidR="00D06C76">
        <w:rPr>
          <w:b/>
        </w:rPr>
        <w:t xml:space="preserve"> (prem_term)</w:t>
      </w:r>
      <w:r>
        <w:t xml:space="preserve">: The payable term of the </w:t>
      </w:r>
      <w:r w:rsidR="000A5D0F">
        <w:t>basic</w:t>
      </w:r>
      <w:r>
        <w:t xml:space="preserve"> premium in years. E.g., 20, 30, …</w:t>
      </w:r>
    </w:p>
    <w:p w14:paraId="6B698ED6" w14:textId="77777777" w:rsidR="007D58EF" w:rsidRDefault="007D58EF" w:rsidP="0000356B">
      <w:pPr>
        <w:pStyle w:val="ListParagraph"/>
        <w:numPr>
          <w:ilvl w:val="0"/>
          <w:numId w:val="2"/>
        </w:numPr>
        <w:contextualSpacing w:val="0"/>
      </w:pPr>
      <w:r w:rsidRPr="00A91695">
        <w:rPr>
          <w:b/>
        </w:rPr>
        <w:t>Sum Assured (SA)</w:t>
      </w:r>
      <w:r>
        <w:t>: e.g., 500,000,000, 1,000,000,000, etc.</w:t>
      </w:r>
    </w:p>
    <w:p w14:paraId="4B998687" w14:textId="6394854D" w:rsidR="007D58EF" w:rsidRDefault="007D58EF" w:rsidP="0000356B">
      <w:pPr>
        <w:pStyle w:val="ListParagraph"/>
        <w:numPr>
          <w:ilvl w:val="0"/>
          <w:numId w:val="2"/>
        </w:numPr>
        <w:contextualSpacing w:val="0"/>
      </w:pPr>
      <w:r w:rsidRPr="00A91695">
        <w:rPr>
          <w:b/>
        </w:rPr>
        <w:t>Death Benefit Option</w:t>
      </w:r>
      <w:r w:rsidR="000A5D0F">
        <w:rPr>
          <w:b/>
        </w:rPr>
        <w:t xml:space="preserve"> (</w:t>
      </w:r>
      <w:r w:rsidR="00D06C76">
        <w:rPr>
          <w:b/>
        </w:rPr>
        <w:t>DB option/DB_opt</w:t>
      </w:r>
      <w:r w:rsidR="000A5D0F">
        <w:rPr>
          <w:b/>
        </w:rPr>
        <w:t>)</w:t>
      </w:r>
      <w:r>
        <w:t>: either Basic or Escalating. Basic means DB = Max(SA, PAV), Escalating means DB = Sum(SA,PAV). In Excel, this is currently 1 for Basic and 2 for Escalating.</w:t>
      </w:r>
    </w:p>
    <w:p w14:paraId="5BCABA57" w14:textId="77777777" w:rsidR="007D58EF" w:rsidRDefault="007D58EF" w:rsidP="0000356B">
      <w:pPr>
        <w:pStyle w:val="ListParagraph"/>
        <w:numPr>
          <w:ilvl w:val="0"/>
          <w:numId w:val="2"/>
        </w:numPr>
        <w:contextualSpacing w:val="0"/>
      </w:pPr>
      <w:r w:rsidRPr="00A91695">
        <w:rPr>
          <w:b/>
        </w:rPr>
        <w:t>Annualized Committed Premium (ACP)</w:t>
      </w:r>
      <w:r>
        <w:t>:</w:t>
      </w:r>
      <w:r w:rsidR="000A5D0F">
        <w:t xml:space="preserve"> This indicates the annualized basic premium.</w:t>
      </w:r>
      <w:r>
        <w:t xml:space="preserve"> </w:t>
      </w:r>
      <w:r w:rsidR="000A5D0F">
        <w:t>E</w:t>
      </w:r>
      <w:r>
        <w:t>.g., 20,000,000</w:t>
      </w:r>
      <w:r w:rsidR="000A5D0F">
        <w:t>. Each installment of the basic premium will be converted from this input. For example, for semi-annual frequency, each installment is equal to ACP/2.</w:t>
      </w:r>
    </w:p>
    <w:p w14:paraId="0B5B7885" w14:textId="208C2713" w:rsidR="007D58EF" w:rsidRDefault="00D74154" w:rsidP="0000356B">
      <w:pPr>
        <w:pStyle w:val="ListParagraph"/>
        <w:numPr>
          <w:ilvl w:val="0"/>
          <w:numId w:val="2"/>
        </w:numPr>
        <w:contextualSpacing w:val="0"/>
      </w:pPr>
      <w:r>
        <w:rPr>
          <w:b/>
        </w:rPr>
        <w:t>Premium</w:t>
      </w:r>
      <w:r w:rsidR="007D58EF" w:rsidRPr="00A91695">
        <w:rPr>
          <w:b/>
        </w:rPr>
        <w:t xml:space="preserve"> frequency</w:t>
      </w:r>
      <w:r w:rsidR="00D06C76">
        <w:rPr>
          <w:b/>
        </w:rPr>
        <w:t xml:space="preserve"> (prem_freq)</w:t>
      </w:r>
      <w:r w:rsidR="007D58EF">
        <w:t xml:space="preserve">: </w:t>
      </w:r>
      <w:r>
        <w:t>This is the basic premium frequency. It can be either a</w:t>
      </w:r>
      <w:r w:rsidR="007D58EF">
        <w:t xml:space="preserve">nnual, </w:t>
      </w:r>
      <w:r>
        <w:t>s</w:t>
      </w:r>
      <w:r w:rsidR="007D58EF">
        <w:t>emi-</w:t>
      </w:r>
      <w:r>
        <w:t>a</w:t>
      </w:r>
      <w:r w:rsidR="007D58EF">
        <w:t xml:space="preserve">nnual, </w:t>
      </w:r>
      <w:r>
        <w:t>q</w:t>
      </w:r>
      <w:r w:rsidR="007D58EF">
        <w:t>uarterly,</w:t>
      </w:r>
      <w:r>
        <w:t xml:space="preserve"> or</w:t>
      </w:r>
      <w:r w:rsidR="007D58EF">
        <w:t xml:space="preserve"> </w:t>
      </w:r>
      <w:r>
        <w:t>m</w:t>
      </w:r>
      <w:r w:rsidR="007D58EF">
        <w:t>onthly. Annual means that the ACP is payable once at the beginning of each policy year. Semi-annual means that the ACP is payable twice at the beginning of month 1 and month 7 every policy year, and so on.</w:t>
      </w:r>
    </w:p>
    <w:p w14:paraId="4F2B42C8" w14:textId="77777777" w:rsidR="007D58EF" w:rsidRDefault="007D58EF" w:rsidP="0000356B">
      <w:pPr>
        <w:pStyle w:val="ListParagraph"/>
        <w:numPr>
          <w:ilvl w:val="0"/>
          <w:numId w:val="2"/>
        </w:numPr>
        <w:contextualSpacing w:val="0"/>
      </w:pPr>
      <w:r w:rsidRPr="00A91695">
        <w:rPr>
          <w:b/>
        </w:rPr>
        <w:t>Annualized Top up premium (ATP)</w:t>
      </w:r>
      <w:r>
        <w:t>: e.g., 20,000,000</w:t>
      </w:r>
    </w:p>
    <w:p w14:paraId="49ADE2E6" w14:textId="23A07152" w:rsidR="007D58EF" w:rsidRDefault="007D58EF" w:rsidP="0000356B">
      <w:pPr>
        <w:pStyle w:val="ListParagraph"/>
        <w:numPr>
          <w:ilvl w:val="0"/>
          <w:numId w:val="2"/>
        </w:numPr>
        <w:contextualSpacing w:val="0"/>
      </w:pPr>
      <w:r w:rsidRPr="00A91695">
        <w:rPr>
          <w:b/>
        </w:rPr>
        <w:t>Top up term</w:t>
      </w:r>
      <w:r w:rsidR="00D06C76">
        <w:rPr>
          <w:b/>
        </w:rPr>
        <w:t xml:space="preserve"> (top</w:t>
      </w:r>
      <w:r w:rsidR="00730011">
        <w:rPr>
          <w:b/>
        </w:rPr>
        <w:t>up_term)</w:t>
      </w:r>
      <w:r>
        <w:t>: The payable term of the top up</w:t>
      </w:r>
      <w:r w:rsidR="000A5D0F">
        <w:t xml:space="preserve"> in years.</w:t>
      </w:r>
    </w:p>
    <w:p w14:paraId="2EE66F24" w14:textId="1DFEA48D" w:rsidR="007D58EF" w:rsidRDefault="007D58EF" w:rsidP="0000356B">
      <w:pPr>
        <w:pStyle w:val="ListParagraph"/>
        <w:numPr>
          <w:ilvl w:val="0"/>
          <w:numId w:val="2"/>
        </w:numPr>
        <w:contextualSpacing w:val="0"/>
      </w:pPr>
      <w:r w:rsidRPr="00A91695">
        <w:rPr>
          <w:b/>
        </w:rPr>
        <w:t>Top up frequency</w:t>
      </w:r>
      <w:r w:rsidR="00730011">
        <w:rPr>
          <w:b/>
        </w:rPr>
        <w:t xml:space="preserve"> (topup_freq)</w:t>
      </w:r>
      <w:r>
        <w:t>: The payment frequency for top up, same as the ACP frequency, but for top up.</w:t>
      </w:r>
    </w:p>
    <w:p w14:paraId="59428CE5" w14:textId="3CFFFEF6" w:rsidR="00DD0B9F" w:rsidRPr="00DD0B9F" w:rsidRDefault="00DD0B9F" w:rsidP="0000356B">
      <w:pPr>
        <w:pStyle w:val="ListParagraph"/>
        <w:numPr>
          <w:ilvl w:val="0"/>
          <w:numId w:val="2"/>
        </w:numPr>
        <w:contextualSpacing w:val="0"/>
        <w:rPr>
          <w:b/>
        </w:rPr>
      </w:pPr>
      <w:r>
        <w:rPr>
          <w:b/>
        </w:rPr>
        <w:t>Mortality loading</w:t>
      </w:r>
      <w:r w:rsidR="00730011">
        <w:rPr>
          <w:b/>
        </w:rPr>
        <w:t xml:space="preserve"> (mort_loading)</w:t>
      </w:r>
      <w:r>
        <w:rPr>
          <w:b/>
        </w:rPr>
        <w:t xml:space="preserve">: </w:t>
      </w:r>
      <w:r>
        <w:t xml:space="preserve">The substandard loading applied </w:t>
      </w:r>
      <w:r w:rsidR="008D1CB2">
        <w:t>to</w:t>
      </w:r>
      <w:r>
        <w:t xml:space="preserve"> the COI of the substandard life insured. This is provided in the unit of %, e.g., 100 means </w:t>
      </w:r>
      <w:r w:rsidR="00BB3E0A">
        <w:t xml:space="preserve">an extra </w:t>
      </w:r>
      <w:r>
        <w:t xml:space="preserve">100% </w:t>
      </w:r>
      <w:r w:rsidR="00BB3E0A">
        <w:t>of COI is charged.</w:t>
      </w:r>
      <w:r w:rsidR="00C45C86">
        <w:t xml:space="preserve"> The default value is 0 for </w:t>
      </w:r>
      <w:r w:rsidR="00700467">
        <w:t>standard lives.</w:t>
      </w:r>
    </w:p>
    <w:p w14:paraId="69241EB5" w14:textId="4ED9286C" w:rsidR="007D58EF" w:rsidRPr="007D58EF" w:rsidRDefault="007D58EF" w:rsidP="0000356B">
      <w:pPr>
        <w:pStyle w:val="ListParagraph"/>
        <w:numPr>
          <w:ilvl w:val="0"/>
          <w:numId w:val="2"/>
        </w:numPr>
        <w:contextualSpacing w:val="0"/>
      </w:pPr>
      <w:r w:rsidRPr="00A91695">
        <w:rPr>
          <w:b/>
        </w:rPr>
        <w:t>Initial policies inforce</w:t>
      </w:r>
      <w:r w:rsidR="00730011">
        <w:rPr>
          <w:b/>
        </w:rPr>
        <w:t xml:space="preserve"> (init_pols_if)</w:t>
      </w:r>
      <w:r>
        <w:t xml:space="preserve">: The number </w:t>
      </w:r>
      <w:r w:rsidR="00821AC5">
        <w:t>of policies currently projected. This is defaulted to be 1. It is normally used in grouping calculations.</w:t>
      </w:r>
    </w:p>
    <w:p w14:paraId="29BAE6B6" w14:textId="77777777" w:rsidR="002A5B25" w:rsidRDefault="002A5B25" w:rsidP="007D58EF">
      <w:r>
        <w:lastRenderedPageBreak/>
        <w:t>For a portfolio of policies, there will be a table where each row contains a policy ID and all other fields required for a single policy (age, sex, policy term, premium term, SA, DB option, ACP, ACP frequency, ATP, Top up term, Top up frequency,</w:t>
      </w:r>
      <w:r w:rsidR="00DD0B9F">
        <w:t xml:space="preserve"> mortality loading,</w:t>
      </w:r>
      <w:r>
        <w:t xml:space="preserve"> Initial policies inforce).</w:t>
      </w:r>
    </w:p>
    <w:p w14:paraId="0231AF9C" w14:textId="77777777" w:rsidR="000A5D0F" w:rsidRDefault="000A5D0F" w:rsidP="007D58EF">
      <w:r>
        <w:t>A table that holds a portfolio of policies to model will have the following format:</w:t>
      </w:r>
    </w:p>
    <w:tbl>
      <w:tblPr>
        <w:tblStyle w:val="TableGrid"/>
        <w:tblW w:w="0" w:type="auto"/>
        <w:tblLook w:val="04A0" w:firstRow="1" w:lastRow="0" w:firstColumn="1" w:lastColumn="0" w:noHBand="0" w:noVBand="1"/>
      </w:tblPr>
      <w:tblGrid>
        <w:gridCol w:w="690"/>
        <w:gridCol w:w="524"/>
        <w:gridCol w:w="493"/>
        <w:gridCol w:w="689"/>
        <w:gridCol w:w="861"/>
        <w:gridCol w:w="864"/>
        <w:gridCol w:w="747"/>
        <w:gridCol w:w="541"/>
        <w:gridCol w:w="885"/>
        <w:gridCol w:w="532"/>
        <w:gridCol w:w="731"/>
        <w:gridCol w:w="791"/>
        <w:gridCol w:w="668"/>
      </w:tblGrid>
      <w:tr w:rsidR="0069323C" w14:paraId="3CAEB1FA" w14:textId="77777777" w:rsidTr="0069323C">
        <w:tc>
          <w:tcPr>
            <w:tcW w:w="701" w:type="dxa"/>
          </w:tcPr>
          <w:p w14:paraId="472A9ED5" w14:textId="77777777" w:rsidR="0069323C" w:rsidRPr="0069323C" w:rsidRDefault="0069323C" w:rsidP="007D58EF">
            <w:pPr>
              <w:rPr>
                <w:sz w:val="18"/>
              </w:rPr>
            </w:pPr>
            <w:r w:rsidRPr="0069323C">
              <w:rPr>
                <w:sz w:val="18"/>
              </w:rPr>
              <w:t>Policy ID</w:t>
            </w:r>
          </w:p>
        </w:tc>
        <w:tc>
          <w:tcPr>
            <w:tcW w:w="532" w:type="dxa"/>
          </w:tcPr>
          <w:p w14:paraId="491C1CD5" w14:textId="77777777" w:rsidR="0069323C" w:rsidRPr="0069323C" w:rsidRDefault="0069323C" w:rsidP="007D58EF">
            <w:pPr>
              <w:rPr>
                <w:sz w:val="18"/>
              </w:rPr>
            </w:pPr>
            <w:r w:rsidRPr="0069323C">
              <w:rPr>
                <w:sz w:val="18"/>
              </w:rPr>
              <w:t>Age</w:t>
            </w:r>
          </w:p>
        </w:tc>
        <w:tc>
          <w:tcPr>
            <w:tcW w:w="500" w:type="dxa"/>
          </w:tcPr>
          <w:p w14:paraId="568B04D9" w14:textId="77777777" w:rsidR="0069323C" w:rsidRPr="0069323C" w:rsidRDefault="0069323C" w:rsidP="007D58EF">
            <w:pPr>
              <w:rPr>
                <w:sz w:val="18"/>
              </w:rPr>
            </w:pPr>
            <w:r w:rsidRPr="0069323C">
              <w:rPr>
                <w:sz w:val="18"/>
              </w:rPr>
              <w:t>Sex</w:t>
            </w:r>
          </w:p>
        </w:tc>
        <w:tc>
          <w:tcPr>
            <w:tcW w:w="701" w:type="dxa"/>
          </w:tcPr>
          <w:p w14:paraId="2E45E122" w14:textId="77777777" w:rsidR="0069323C" w:rsidRPr="0069323C" w:rsidRDefault="0069323C" w:rsidP="007D58EF">
            <w:pPr>
              <w:rPr>
                <w:sz w:val="18"/>
              </w:rPr>
            </w:pPr>
            <w:r w:rsidRPr="0069323C">
              <w:rPr>
                <w:sz w:val="18"/>
              </w:rPr>
              <w:t>Policy term</w:t>
            </w:r>
          </w:p>
        </w:tc>
        <w:tc>
          <w:tcPr>
            <w:tcW w:w="930" w:type="dxa"/>
          </w:tcPr>
          <w:p w14:paraId="49DAA932" w14:textId="77777777" w:rsidR="0069323C" w:rsidRPr="0069323C" w:rsidRDefault="0069323C" w:rsidP="0069323C">
            <w:pPr>
              <w:rPr>
                <w:sz w:val="18"/>
              </w:rPr>
            </w:pPr>
            <w:r w:rsidRPr="0069323C">
              <w:rPr>
                <w:sz w:val="18"/>
              </w:rPr>
              <w:t>Prem</w:t>
            </w:r>
            <w:r>
              <w:rPr>
                <w:sz w:val="18"/>
              </w:rPr>
              <w:t xml:space="preserve"> </w:t>
            </w:r>
            <w:r w:rsidRPr="0069323C">
              <w:rPr>
                <w:sz w:val="18"/>
              </w:rPr>
              <w:t>term</w:t>
            </w:r>
          </w:p>
        </w:tc>
        <w:tc>
          <w:tcPr>
            <w:tcW w:w="880" w:type="dxa"/>
          </w:tcPr>
          <w:p w14:paraId="6499C6D1" w14:textId="77777777" w:rsidR="0069323C" w:rsidRPr="0069323C" w:rsidRDefault="0069323C" w:rsidP="007D58EF">
            <w:pPr>
              <w:rPr>
                <w:sz w:val="18"/>
              </w:rPr>
            </w:pPr>
            <w:r w:rsidRPr="0069323C">
              <w:rPr>
                <w:sz w:val="18"/>
              </w:rPr>
              <w:t>Sum Assured</w:t>
            </w:r>
          </w:p>
        </w:tc>
        <w:tc>
          <w:tcPr>
            <w:tcW w:w="761" w:type="dxa"/>
          </w:tcPr>
          <w:p w14:paraId="7A6D3017" w14:textId="77777777" w:rsidR="0069323C" w:rsidRPr="0069323C" w:rsidRDefault="0069323C" w:rsidP="007D58EF">
            <w:pPr>
              <w:rPr>
                <w:sz w:val="18"/>
              </w:rPr>
            </w:pPr>
            <w:r w:rsidRPr="0069323C">
              <w:rPr>
                <w:sz w:val="18"/>
              </w:rPr>
              <w:t>DB option</w:t>
            </w:r>
          </w:p>
        </w:tc>
        <w:tc>
          <w:tcPr>
            <w:tcW w:w="549" w:type="dxa"/>
          </w:tcPr>
          <w:p w14:paraId="49DADF56" w14:textId="77777777" w:rsidR="0069323C" w:rsidRPr="0069323C" w:rsidRDefault="0069323C" w:rsidP="007D58EF">
            <w:pPr>
              <w:rPr>
                <w:sz w:val="18"/>
              </w:rPr>
            </w:pPr>
            <w:r w:rsidRPr="0069323C">
              <w:rPr>
                <w:sz w:val="18"/>
              </w:rPr>
              <w:t>ACP</w:t>
            </w:r>
          </w:p>
        </w:tc>
        <w:tc>
          <w:tcPr>
            <w:tcW w:w="984" w:type="dxa"/>
          </w:tcPr>
          <w:p w14:paraId="6CB6BF2E" w14:textId="77777777" w:rsidR="0069323C" w:rsidRPr="0069323C" w:rsidRDefault="0069323C" w:rsidP="007D58EF">
            <w:pPr>
              <w:rPr>
                <w:sz w:val="18"/>
              </w:rPr>
            </w:pPr>
            <w:r>
              <w:rPr>
                <w:sz w:val="18"/>
              </w:rPr>
              <w:t>ACP freq</w:t>
            </w:r>
          </w:p>
        </w:tc>
        <w:tc>
          <w:tcPr>
            <w:tcW w:w="540" w:type="dxa"/>
          </w:tcPr>
          <w:p w14:paraId="39D138DA" w14:textId="77777777" w:rsidR="0069323C" w:rsidRPr="0069323C" w:rsidRDefault="0069323C" w:rsidP="007D58EF">
            <w:pPr>
              <w:rPr>
                <w:sz w:val="18"/>
              </w:rPr>
            </w:pPr>
            <w:r w:rsidRPr="0069323C">
              <w:rPr>
                <w:sz w:val="18"/>
              </w:rPr>
              <w:t>ATP</w:t>
            </w:r>
          </w:p>
        </w:tc>
        <w:tc>
          <w:tcPr>
            <w:tcW w:w="744" w:type="dxa"/>
          </w:tcPr>
          <w:p w14:paraId="2A7EE7D3" w14:textId="77777777" w:rsidR="0069323C" w:rsidRPr="0069323C" w:rsidRDefault="0069323C" w:rsidP="007D58EF">
            <w:pPr>
              <w:rPr>
                <w:sz w:val="18"/>
              </w:rPr>
            </w:pPr>
            <w:r w:rsidRPr="0069323C">
              <w:rPr>
                <w:sz w:val="18"/>
              </w:rPr>
              <w:t>Topup term</w:t>
            </w:r>
          </w:p>
        </w:tc>
        <w:tc>
          <w:tcPr>
            <w:tcW w:w="820" w:type="dxa"/>
          </w:tcPr>
          <w:p w14:paraId="61906151" w14:textId="77777777" w:rsidR="0069323C" w:rsidRPr="0069323C" w:rsidRDefault="0069323C" w:rsidP="0069323C">
            <w:pPr>
              <w:rPr>
                <w:sz w:val="18"/>
              </w:rPr>
            </w:pPr>
            <w:r w:rsidRPr="0069323C">
              <w:rPr>
                <w:sz w:val="18"/>
              </w:rPr>
              <w:t>Topup freq</w:t>
            </w:r>
          </w:p>
        </w:tc>
        <w:tc>
          <w:tcPr>
            <w:tcW w:w="708" w:type="dxa"/>
          </w:tcPr>
          <w:p w14:paraId="7AF24E31" w14:textId="77777777" w:rsidR="0069323C" w:rsidRPr="0069323C" w:rsidRDefault="0069323C" w:rsidP="0069323C">
            <w:pPr>
              <w:rPr>
                <w:sz w:val="18"/>
              </w:rPr>
            </w:pPr>
            <w:r>
              <w:rPr>
                <w:sz w:val="18"/>
              </w:rPr>
              <w:t>Init pols IF</w:t>
            </w:r>
          </w:p>
        </w:tc>
      </w:tr>
      <w:tr w:rsidR="0000356B" w14:paraId="7E8614F2" w14:textId="77777777" w:rsidTr="0069323C">
        <w:tc>
          <w:tcPr>
            <w:tcW w:w="701" w:type="dxa"/>
          </w:tcPr>
          <w:p w14:paraId="14EE872F" w14:textId="77777777" w:rsidR="0000356B" w:rsidRDefault="0000356B" w:rsidP="0000356B">
            <w:r w:rsidRPr="00D909F4">
              <w:rPr>
                <w:sz w:val="18"/>
              </w:rPr>
              <w:t>…</w:t>
            </w:r>
          </w:p>
        </w:tc>
        <w:tc>
          <w:tcPr>
            <w:tcW w:w="532" w:type="dxa"/>
          </w:tcPr>
          <w:p w14:paraId="1DC4D4DE" w14:textId="77777777" w:rsidR="0000356B" w:rsidRDefault="0000356B" w:rsidP="0000356B">
            <w:r w:rsidRPr="00D909F4">
              <w:rPr>
                <w:sz w:val="18"/>
              </w:rPr>
              <w:t>…</w:t>
            </w:r>
          </w:p>
        </w:tc>
        <w:tc>
          <w:tcPr>
            <w:tcW w:w="500" w:type="dxa"/>
          </w:tcPr>
          <w:p w14:paraId="2327045E" w14:textId="77777777" w:rsidR="0000356B" w:rsidRDefault="0000356B" w:rsidP="0000356B">
            <w:r w:rsidRPr="00D909F4">
              <w:rPr>
                <w:sz w:val="18"/>
              </w:rPr>
              <w:t>…</w:t>
            </w:r>
          </w:p>
        </w:tc>
        <w:tc>
          <w:tcPr>
            <w:tcW w:w="701" w:type="dxa"/>
          </w:tcPr>
          <w:p w14:paraId="2ADF5B13" w14:textId="77777777" w:rsidR="0000356B" w:rsidRDefault="0000356B" w:rsidP="0000356B">
            <w:r w:rsidRPr="00D909F4">
              <w:rPr>
                <w:sz w:val="18"/>
              </w:rPr>
              <w:t>…</w:t>
            </w:r>
          </w:p>
        </w:tc>
        <w:tc>
          <w:tcPr>
            <w:tcW w:w="930" w:type="dxa"/>
          </w:tcPr>
          <w:p w14:paraId="55B5A1F9" w14:textId="77777777" w:rsidR="0000356B" w:rsidRDefault="0000356B" w:rsidP="0000356B">
            <w:r w:rsidRPr="00D909F4">
              <w:rPr>
                <w:sz w:val="18"/>
              </w:rPr>
              <w:t>…</w:t>
            </w:r>
          </w:p>
        </w:tc>
        <w:tc>
          <w:tcPr>
            <w:tcW w:w="880" w:type="dxa"/>
          </w:tcPr>
          <w:p w14:paraId="34139E88" w14:textId="77777777" w:rsidR="0000356B" w:rsidRDefault="0000356B" w:rsidP="0000356B">
            <w:r w:rsidRPr="00D909F4">
              <w:rPr>
                <w:sz w:val="18"/>
              </w:rPr>
              <w:t>…</w:t>
            </w:r>
          </w:p>
        </w:tc>
        <w:tc>
          <w:tcPr>
            <w:tcW w:w="761" w:type="dxa"/>
          </w:tcPr>
          <w:p w14:paraId="6FB58F69" w14:textId="77777777" w:rsidR="0000356B" w:rsidRDefault="0000356B" w:rsidP="0000356B">
            <w:r w:rsidRPr="00D909F4">
              <w:rPr>
                <w:sz w:val="18"/>
              </w:rPr>
              <w:t>…</w:t>
            </w:r>
          </w:p>
        </w:tc>
        <w:tc>
          <w:tcPr>
            <w:tcW w:w="549" w:type="dxa"/>
          </w:tcPr>
          <w:p w14:paraId="234B9E57" w14:textId="77777777" w:rsidR="0000356B" w:rsidRDefault="0000356B" w:rsidP="0000356B">
            <w:r w:rsidRPr="00D909F4">
              <w:rPr>
                <w:sz w:val="18"/>
              </w:rPr>
              <w:t>…</w:t>
            </w:r>
          </w:p>
        </w:tc>
        <w:tc>
          <w:tcPr>
            <w:tcW w:w="984" w:type="dxa"/>
          </w:tcPr>
          <w:p w14:paraId="2706385D" w14:textId="77777777" w:rsidR="0000356B" w:rsidRDefault="0000356B" w:rsidP="0000356B">
            <w:r w:rsidRPr="00D909F4">
              <w:rPr>
                <w:sz w:val="18"/>
              </w:rPr>
              <w:t>…</w:t>
            </w:r>
          </w:p>
        </w:tc>
        <w:tc>
          <w:tcPr>
            <w:tcW w:w="540" w:type="dxa"/>
          </w:tcPr>
          <w:p w14:paraId="34AD0993" w14:textId="77777777" w:rsidR="0000356B" w:rsidRDefault="0000356B" w:rsidP="0000356B">
            <w:r w:rsidRPr="00D909F4">
              <w:rPr>
                <w:sz w:val="18"/>
              </w:rPr>
              <w:t>…</w:t>
            </w:r>
          </w:p>
        </w:tc>
        <w:tc>
          <w:tcPr>
            <w:tcW w:w="744" w:type="dxa"/>
          </w:tcPr>
          <w:p w14:paraId="6D55124F" w14:textId="77777777" w:rsidR="0000356B" w:rsidRDefault="0000356B" w:rsidP="0000356B">
            <w:r w:rsidRPr="00D909F4">
              <w:rPr>
                <w:sz w:val="18"/>
              </w:rPr>
              <w:t>…</w:t>
            </w:r>
          </w:p>
        </w:tc>
        <w:tc>
          <w:tcPr>
            <w:tcW w:w="820" w:type="dxa"/>
          </w:tcPr>
          <w:p w14:paraId="73AC4C98" w14:textId="77777777" w:rsidR="0000356B" w:rsidRDefault="0000356B" w:rsidP="0000356B">
            <w:r w:rsidRPr="00D909F4">
              <w:rPr>
                <w:sz w:val="18"/>
              </w:rPr>
              <w:t>…</w:t>
            </w:r>
          </w:p>
        </w:tc>
        <w:tc>
          <w:tcPr>
            <w:tcW w:w="708" w:type="dxa"/>
          </w:tcPr>
          <w:p w14:paraId="340352A3" w14:textId="77777777" w:rsidR="0000356B" w:rsidRDefault="0000356B" w:rsidP="0000356B">
            <w:r w:rsidRPr="00D909F4">
              <w:rPr>
                <w:sz w:val="18"/>
              </w:rPr>
              <w:t>…</w:t>
            </w:r>
          </w:p>
        </w:tc>
      </w:tr>
    </w:tbl>
    <w:p w14:paraId="78DE9108" w14:textId="77777777" w:rsidR="00F308AF" w:rsidRDefault="002B7AD1" w:rsidP="00D55CCF">
      <w:pPr>
        <w:spacing w:before="120"/>
      </w:pPr>
      <w:r>
        <w:t xml:space="preserve">There should be a directory that holds the files for policy inputs. For example, a directory called </w:t>
      </w:r>
      <w:r w:rsidR="00F308AF">
        <w:t>“</w:t>
      </w:r>
      <w:r>
        <w:t>policies</w:t>
      </w:r>
      <w:r w:rsidR="00F308AF">
        <w:t>”</w:t>
      </w:r>
      <w:r>
        <w:t xml:space="preserve">. If the file containing the policy inputs is a csv file, we may have something that looks like: policies/tested_policies.csv. </w:t>
      </w:r>
    </w:p>
    <w:p w14:paraId="0D6EC955" w14:textId="77777777" w:rsidR="002B7AD1" w:rsidRDefault="00F308AF" w:rsidP="00D55CCF">
      <w:pPr>
        <w:spacing w:before="120"/>
      </w:pPr>
      <w:r>
        <w:t>Since the model is developed for large portfolios, Parquet is the recommended format. CSV is acceptable for small test cases.</w:t>
      </w:r>
    </w:p>
    <w:p w14:paraId="6E2E8B3B" w14:textId="77777777" w:rsidR="00821AC5" w:rsidRDefault="002A5B25" w:rsidP="00821AC5">
      <w:pPr>
        <w:pStyle w:val="Heading2"/>
      </w:pPr>
      <w:r>
        <w:t>Product features</w:t>
      </w:r>
    </w:p>
    <w:p w14:paraId="0AA04FF9" w14:textId="77777777" w:rsidR="000A5D0F" w:rsidRDefault="000A5D0F" w:rsidP="000A5D0F">
      <w:r w:rsidRPr="000A5D0F">
        <w:t>The following should be configurable</w:t>
      </w:r>
      <w:r w:rsidR="00A47047">
        <w:t>.</w:t>
      </w:r>
    </w:p>
    <w:p w14:paraId="4D968DCC" w14:textId="01D36407" w:rsidR="002926CB" w:rsidRDefault="002926CB" w:rsidP="000A5D0F">
      <w:r w:rsidRPr="002926CB">
        <w:t>All input tables referenced in this subsection and the model assumptions subsection are provided as CSV files. The full list of tables, their filenames, column definitions, units, and any special conventions are documented in the Appendix. Where a table is mentioned below, the filename is given in parentheses for direct reference.</w:t>
      </w:r>
    </w:p>
    <w:p w14:paraId="48769B7D" w14:textId="01A3777E" w:rsidR="00B11F49" w:rsidRPr="000A5D0F" w:rsidRDefault="00D870D7" w:rsidP="000A5D0F">
      <w:r w:rsidRPr="00D870D7">
        <w:t>Scalar parameters for this section that are not suited to table format are defined in scalar_inputs.yaml under the product</w:t>
      </w:r>
      <w:r>
        <w:t xml:space="preserve"> </w:t>
      </w:r>
      <w:r w:rsidRPr="00D870D7">
        <w:t>features block; see the Appendix for the full file description.</w:t>
      </w:r>
    </w:p>
    <w:p w14:paraId="2FC9A25E" w14:textId="04A2D472" w:rsidR="004B70CA" w:rsidRPr="001C2C91" w:rsidRDefault="002A5B25" w:rsidP="000238EE">
      <w:pPr>
        <w:pStyle w:val="ListParagraph"/>
        <w:numPr>
          <w:ilvl w:val="0"/>
          <w:numId w:val="3"/>
        </w:numPr>
        <w:ind w:left="357" w:hanging="357"/>
        <w:contextualSpacing w:val="0"/>
      </w:pPr>
      <w:r w:rsidRPr="001C2C91">
        <w:rPr>
          <w:b/>
        </w:rPr>
        <w:t>Allocation charge</w:t>
      </w:r>
      <w:r w:rsidR="0014549F" w:rsidRPr="001C2C91">
        <w:rPr>
          <w:b/>
        </w:rPr>
        <w:t xml:space="preserve"> (alloc_chg_tbl.csv)</w:t>
      </w:r>
      <w:r w:rsidRPr="001C2C91">
        <w:t xml:space="preserve">: </w:t>
      </w:r>
      <w:r w:rsidR="000A5D0F" w:rsidRPr="001C2C91">
        <w:t>the remaining proportion of the premium after deducting this charge will be allocated into the base account (for ACP) or the top-up account (for ATP). This should be a table specifying the rates</w:t>
      </w:r>
      <w:r w:rsidR="001422A2" w:rsidRPr="001C2C91">
        <w:t xml:space="preserve"> (unit: %)</w:t>
      </w:r>
      <w:r w:rsidR="000A5D0F" w:rsidRPr="001C2C91">
        <w:t xml:space="preserve"> for each policy year for base premium (ACP) and topup premium (ATP). </w:t>
      </w:r>
    </w:p>
    <w:p w14:paraId="0A5D54DF" w14:textId="36FA786B" w:rsidR="00F426E1" w:rsidRPr="001C2C91" w:rsidRDefault="00F426E1" w:rsidP="00BF136A">
      <w:pPr>
        <w:pStyle w:val="ListParagraph"/>
        <w:numPr>
          <w:ilvl w:val="0"/>
          <w:numId w:val="3"/>
        </w:numPr>
        <w:ind w:left="357" w:hanging="357"/>
        <w:contextualSpacing w:val="0"/>
      </w:pPr>
      <w:r w:rsidRPr="001C2C91">
        <w:rPr>
          <w:b/>
        </w:rPr>
        <w:t>No lapse guarantee period (NLG period)</w:t>
      </w:r>
      <w:r w:rsidRPr="001C2C91">
        <w:t>: the number of months, currently 48.</w:t>
      </w:r>
    </w:p>
    <w:p w14:paraId="3B2F65CC" w14:textId="3516ABFB" w:rsidR="00CA122D" w:rsidRPr="001C2C91" w:rsidRDefault="00F426E1" w:rsidP="000238EE">
      <w:pPr>
        <w:pStyle w:val="ListParagraph"/>
        <w:numPr>
          <w:ilvl w:val="0"/>
          <w:numId w:val="3"/>
        </w:numPr>
        <w:contextualSpacing w:val="0"/>
      </w:pPr>
      <w:r w:rsidRPr="001C2C91">
        <w:rPr>
          <w:b/>
        </w:rPr>
        <w:t>Surrender charge</w:t>
      </w:r>
      <w:r w:rsidR="000238EE" w:rsidRPr="001C2C91">
        <w:rPr>
          <w:b/>
        </w:rPr>
        <w:t xml:space="preserve"> (surr_chg_tbl.csv)</w:t>
      </w:r>
      <w:r w:rsidRPr="001C2C91">
        <w:t>: A percentage of ACP or account value that is charged if the po</w:t>
      </w:r>
      <w:r w:rsidR="001422A2" w:rsidRPr="001C2C91">
        <w:t>l</w:t>
      </w:r>
      <w:r w:rsidRPr="001C2C91">
        <w:t xml:space="preserve">icyholder surrenders the policy before maturity. </w:t>
      </w:r>
    </w:p>
    <w:p w14:paraId="63EAB2F3" w14:textId="476AFF47" w:rsidR="00DA56D3" w:rsidRPr="001C2C91" w:rsidRDefault="00DA56D3" w:rsidP="00D03B95">
      <w:pPr>
        <w:pStyle w:val="ListParagraph"/>
        <w:numPr>
          <w:ilvl w:val="0"/>
          <w:numId w:val="3"/>
        </w:numPr>
        <w:contextualSpacing w:val="0"/>
      </w:pPr>
      <w:r w:rsidRPr="001C2C91">
        <w:rPr>
          <w:b/>
        </w:rPr>
        <w:t>Admin charge</w:t>
      </w:r>
      <w:r w:rsidR="0091086F" w:rsidRPr="001C2C91">
        <w:rPr>
          <w:b/>
        </w:rPr>
        <w:t xml:space="preserve"> (admin_chg_tbl.csv)</w:t>
      </w:r>
      <w:r w:rsidRPr="001C2C91">
        <w:t xml:space="preserve">: This is a monthly charge and governed by 3 parameters: the current level, the amount increased each year and the cap level. I.e., start at </w:t>
      </w:r>
      <w:r w:rsidR="00836607" w:rsidRPr="001C2C91">
        <w:t>4</w:t>
      </w:r>
      <w:r w:rsidRPr="001C2C91">
        <w:t xml:space="preserve">0,000 per month, increase by </w:t>
      </w:r>
      <w:r w:rsidR="00836607" w:rsidRPr="001C2C91">
        <w:t>2</w:t>
      </w:r>
      <w:r w:rsidRPr="001C2C91">
        <w:t xml:space="preserve">,000 per month each policy year, and cap at </w:t>
      </w:r>
      <w:r w:rsidR="00836607" w:rsidRPr="001C2C91">
        <w:t>6</w:t>
      </w:r>
      <w:r w:rsidRPr="001C2C91">
        <w:t xml:space="preserve">0,000. For example, in the first projection year, each month will be charged </w:t>
      </w:r>
      <w:r w:rsidR="00836607" w:rsidRPr="001C2C91">
        <w:t>4</w:t>
      </w:r>
      <w:r w:rsidRPr="001C2C91">
        <w:t xml:space="preserve">0,000, then in the second year, each month will be charged </w:t>
      </w:r>
      <w:r w:rsidR="00836607" w:rsidRPr="001C2C91">
        <w:t>42</w:t>
      </w:r>
      <w:r w:rsidRPr="001C2C91">
        <w:t xml:space="preserve">,000, and so on until the cap of </w:t>
      </w:r>
      <w:r w:rsidR="00836607" w:rsidRPr="001C2C91">
        <w:t>6</w:t>
      </w:r>
      <w:r w:rsidRPr="001C2C91">
        <w:t>0,000 is reached.</w:t>
      </w:r>
    </w:p>
    <w:p w14:paraId="1D1330C6" w14:textId="0A28A83A" w:rsidR="00F426E1" w:rsidRPr="001C2C91" w:rsidRDefault="00F426E1" w:rsidP="002B79A7">
      <w:pPr>
        <w:pStyle w:val="ListParagraph"/>
        <w:numPr>
          <w:ilvl w:val="0"/>
          <w:numId w:val="3"/>
        </w:numPr>
        <w:spacing w:before="120"/>
        <w:ind w:left="357" w:hanging="357"/>
        <w:contextualSpacing w:val="0"/>
      </w:pPr>
      <w:r w:rsidRPr="001C2C91">
        <w:rPr>
          <w:b/>
        </w:rPr>
        <w:t>COI table</w:t>
      </w:r>
      <w:r w:rsidR="0091086F" w:rsidRPr="001C2C91">
        <w:rPr>
          <w:b/>
        </w:rPr>
        <w:t xml:space="preserve"> (coi_tbl.csv)</w:t>
      </w:r>
      <w:r w:rsidRPr="001C2C91">
        <w:t>: This should be a table per mille for 2 genders, ages 0 - 9</w:t>
      </w:r>
      <w:r w:rsidR="00B06886">
        <w:t>8</w:t>
      </w:r>
      <w:r w:rsidRPr="001C2C91">
        <w:t xml:space="preserve">. E.g., male aged 0: </w:t>
      </w:r>
      <w:r w:rsidR="001422A2" w:rsidRPr="001C2C91">
        <w:t>2.63</w:t>
      </w:r>
      <w:r w:rsidRPr="001C2C91">
        <w:t xml:space="preserve">, female aged 0: </w:t>
      </w:r>
      <w:r w:rsidR="001422A2" w:rsidRPr="001C2C91">
        <w:t>1.88</w:t>
      </w:r>
      <w:r w:rsidRPr="001C2C91">
        <w:t>, etc.</w:t>
      </w:r>
      <w:r w:rsidR="00A956B0" w:rsidRPr="001C2C91">
        <w:t xml:space="preserve"> Refer to the appendix for the detailed table.</w:t>
      </w:r>
    </w:p>
    <w:p w14:paraId="7DDFB037" w14:textId="77777777" w:rsidR="006702B3" w:rsidRPr="006702B3" w:rsidRDefault="00F426E1" w:rsidP="006702B3">
      <w:pPr>
        <w:pStyle w:val="ListParagraph"/>
        <w:numPr>
          <w:ilvl w:val="0"/>
          <w:numId w:val="3"/>
        </w:numPr>
        <w:spacing w:before="120"/>
        <w:ind w:left="357" w:hanging="357"/>
        <w:contextualSpacing w:val="0"/>
        <w:rPr>
          <w:b/>
        </w:rPr>
      </w:pPr>
      <w:r w:rsidRPr="001C2C91">
        <w:rPr>
          <w:b/>
        </w:rPr>
        <w:t>Hard guaranteed investment rate</w:t>
      </w:r>
      <w:r w:rsidR="006702B3" w:rsidRPr="001C2C91">
        <w:rPr>
          <w:b/>
        </w:rPr>
        <w:t xml:space="preserve"> (hard_g_inv_tbl.csv)</w:t>
      </w:r>
      <w:r w:rsidRPr="001C2C91">
        <w:t>:</w:t>
      </w:r>
      <w:r>
        <w:t xml:space="preserve"> A table of</w:t>
      </w:r>
      <w:r w:rsidR="00E20E4A" w:rsidRPr="00E20E4A">
        <w:t xml:space="preserve"> </w:t>
      </w:r>
      <w:r w:rsidR="00E20E4A">
        <w:t>annual</w:t>
      </w:r>
      <w:r>
        <w:t xml:space="preserve"> hard guaranteed</w:t>
      </w:r>
      <w:r w:rsidR="00E20E4A">
        <w:t xml:space="preserve"> </w:t>
      </w:r>
      <w:r>
        <w:t>investment rates for each policy year</w:t>
      </w:r>
      <w:r w:rsidR="00FB57E4">
        <w:t xml:space="preserve"> as follows. </w:t>
      </w:r>
    </w:p>
    <w:p w14:paraId="6DDCF4FD" w14:textId="0BA20B29" w:rsidR="001C2C91" w:rsidRPr="001C2C91" w:rsidRDefault="00987660" w:rsidP="001C2C91">
      <w:pPr>
        <w:pStyle w:val="ListParagraph"/>
        <w:numPr>
          <w:ilvl w:val="0"/>
          <w:numId w:val="3"/>
        </w:numPr>
        <w:spacing w:before="120"/>
        <w:ind w:left="357" w:hanging="357"/>
        <w:contextualSpacing w:val="0"/>
        <w:rPr>
          <w:b/>
        </w:rPr>
      </w:pPr>
      <w:r w:rsidRPr="00987660">
        <w:rPr>
          <w:b/>
        </w:rPr>
        <w:t>LIEN</w:t>
      </w:r>
      <w:r>
        <w:rPr>
          <w:b/>
        </w:rPr>
        <w:t xml:space="preserve"> clause</w:t>
      </w:r>
      <w:r w:rsidR="001C2C91">
        <w:rPr>
          <w:b/>
        </w:rPr>
        <w:t xml:space="preserve"> </w:t>
      </w:r>
      <w:r w:rsidR="001C2C91" w:rsidRPr="001C2C91">
        <w:rPr>
          <w:b/>
        </w:rPr>
        <w:t>(lien_tbl.csv)</w:t>
      </w:r>
      <w:r>
        <w:rPr>
          <w:b/>
        </w:rPr>
        <w:t xml:space="preserve">: </w:t>
      </w:r>
      <w:r>
        <w:t>This is the adjusted proportion of sum assured paid for children. For life insured aged 0 – 3, the LIEN applied on the sum assured is 20%, 40%, 60% and 80%, respectively. For age 4 and older, it is 100%. This means, for example, age 1, the sum assured applied for such age will only be 40% of the sum assured registered in the policy inputs.</w:t>
      </w:r>
      <w:r w:rsidR="00A956B0">
        <w:t xml:space="preserve"> </w:t>
      </w:r>
    </w:p>
    <w:p w14:paraId="7B80B8EE" w14:textId="5887D400" w:rsidR="00D276D4" w:rsidRPr="00D276D4" w:rsidRDefault="00D276D4" w:rsidP="001C2C91">
      <w:pPr>
        <w:pStyle w:val="ListParagraph"/>
        <w:numPr>
          <w:ilvl w:val="0"/>
          <w:numId w:val="3"/>
        </w:numPr>
        <w:spacing w:before="120"/>
        <w:ind w:left="357" w:hanging="357"/>
        <w:contextualSpacing w:val="0"/>
        <w:rPr>
          <w:b/>
        </w:rPr>
      </w:pPr>
      <w:r w:rsidRPr="00D276D4">
        <w:rPr>
          <w:b/>
        </w:rPr>
        <w:lastRenderedPageBreak/>
        <w:t>The age where DB option changes</w:t>
      </w:r>
      <w:r w:rsidR="008B1B28">
        <w:rPr>
          <w:b/>
        </w:rPr>
        <w:t xml:space="preserve"> </w:t>
      </w:r>
      <w:r w:rsidR="00D66A7D">
        <w:rPr>
          <w:b/>
        </w:rPr>
        <w:t>(</w:t>
      </w:r>
      <w:r w:rsidR="00D66A7D" w:rsidRPr="00D66A7D">
        <w:rPr>
          <w:b/>
        </w:rPr>
        <w:t>age_db_opt_change</w:t>
      </w:r>
      <w:r w:rsidR="00D66A7D">
        <w:rPr>
          <w:b/>
        </w:rPr>
        <w:t>)</w:t>
      </w:r>
      <w:r>
        <w:rPr>
          <w:b/>
        </w:rPr>
        <w:t xml:space="preserve">: </w:t>
      </w:r>
      <w:r>
        <w:t xml:space="preserve">If the DB option is escalating then it will automatically change to basic from this age. </w:t>
      </w:r>
      <w:r w:rsidR="00826FBD">
        <w:t>This is currently 65</w:t>
      </w:r>
      <w:r>
        <w:t>.</w:t>
      </w:r>
    </w:p>
    <w:p w14:paraId="14436F8F" w14:textId="77777777" w:rsidR="00583040" w:rsidRDefault="00F426E1" w:rsidP="00583040">
      <w:pPr>
        <w:pStyle w:val="ListParagraph"/>
        <w:numPr>
          <w:ilvl w:val="0"/>
          <w:numId w:val="3"/>
        </w:numPr>
        <w:spacing w:before="120"/>
        <w:ind w:left="351" w:hanging="357"/>
        <w:contextualSpacing w:val="0"/>
      </w:pPr>
      <w:r w:rsidRPr="00F426E1">
        <w:rPr>
          <w:b/>
        </w:rPr>
        <w:t>Basic Loyalty bonus</w:t>
      </w:r>
      <w:r>
        <w:t xml:space="preserve">: </w:t>
      </w:r>
    </w:p>
    <w:p w14:paraId="7A1B8668" w14:textId="77777777" w:rsidR="00297019" w:rsidRDefault="00297019" w:rsidP="00297019">
      <w:pPr>
        <w:pStyle w:val="ListParagraph"/>
        <w:spacing w:before="120"/>
        <w:ind w:left="351"/>
        <w:contextualSpacing w:val="0"/>
      </w:pPr>
      <w:r>
        <w:t xml:space="preserve">The basic loyalty bonus is a bonus credited to the basic account value, awarded periodically throughout the policy term. It is calculated as a percentage of the </w:t>
      </w:r>
      <w:r>
        <w:rPr>
          <w:rStyle w:val="Strong"/>
        </w:rPr>
        <w:t>average basic account value</w:t>
      </w:r>
      <w:r>
        <w:t xml:space="preserve"> over a specified consideration period.</w:t>
      </w:r>
    </w:p>
    <w:p w14:paraId="0D002C3C" w14:textId="77777777" w:rsidR="002942B5" w:rsidRDefault="00297019" w:rsidP="002942B5">
      <w:pPr>
        <w:pStyle w:val="ListParagraph"/>
        <w:spacing w:before="120"/>
        <w:ind w:left="351"/>
        <w:contextualSpacing w:val="0"/>
        <w:rPr>
          <w:b/>
        </w:rPr>
      </w:pPr>
      <w:r>
        <w:rPr>
          <w:b/>
        </w:rPr>
        <w:t>Parameters:</w:t>
      </w:r>
    </w:p>
    <w:p w14:paraId="6B4A5876" w14:textId="77777777" w:rsidR="00771A03" w:rsidRDefault="00297019" w:rsidP="00771A03">
      <w:pPr>
        <w:pStyle w:val="ListParagraph"/>
        <w:numPr>
          <w:ilvl w:val="0"/>
          <w:numId w:val="11"/>
        </w:numPr>
        <w:spacing w:before="120"/>
        <w:contextualSpacing w:val="0"/>
      </w:pPr>
      <w:r>
        <w:t xml:space="preserve">basic_lb_rate_tbl: a table of bonus rates indexed by policy year, specifying the rate applied at each award occasion. Non-zero entries implicitly define both the award years and the award frequency. </w:t>
      </w:r>
    </w:p>
    <w:p w14:paraId="5252E60C" w14:textId="3D0E5E74" w:rsidR="00297019" w:rsidRPr="002942B5" w:rsidRDefault="00297019" w:rsidP="00771A03">
      <w:pPr>
        <w:pStyle w:val="ListParagraph"/>
        <w:numPr>
          <w:ilvl w:val="0"/>
          <w:numId w:val="11"/>
        </w:numPr>
        <w:spacing w:before="120"/>
        <w:contextualSpacing w:val="0"/>
      </w:pPr>
      <w:r>
        <w:t xml:space="preserve">basic_lb_first_consid_period: the lookback window in months used to calculate the average basic account value for the </w:t>
      </w:r>
      <w:r w:rsidRPr="002942B5">
        <w:rPr>
          <w:b/>
          <w:bCs/>
        </w:rPr>
        <w:t>first award only</w:t>
      </w:r>
      <w:r>
        <w:t>. E.g. 60 months.</w:t>
      </w:r>
    </w:p>
    <w:p w14:paraId="51503FE3" w14:textId="77777777" w:rsidR="00297019" w:rsidRDefault="00297019" w:rsidP="00297019">
      <w:pPr>
        <w:spacing w:before="120"/>
        <w:ind w:left="351"/>
        <w:rPr>
          <w:b/>
        </w:rPr>
      </w:pPr>
      <w:r w:rsidRPr="00297019">
        <w:rPr>
          <w:b/>
        </w:rPr>
        <w:t>Logic</w:t>
      </w:r>
      <w:r>
        <w:rPr>
          <w:b/>
        </w:rPr>
        <w:t>:</w:t>
      </w:r>
    </w:p>
    <w:p w14:paraId="0EAFC607" w14:textId="77777777" w:rsidR="00297019" w:rsidRDefault="00297019" w:rsidP="002942B5">
      <w:pPr>
        <w:pStyle w:val="ListParagraph"/>
        <w:numPr>
          <w:ilvl w:val="0"/>
          <w:numId w:val="11"/>
        </w:numPr>
        <w:spacing w:before="120"/>
        <w:contextualSpacing w:val="0"/>
      </w:pPr>
      <w:r w:rsidRPr="00297019">
        <w:t>Award occasions are determined by the non-zero entries in basic_lb_rate_tbl.</w:t>
      </w:r>
    </w:p>
    <w:p w14:paraId="084CB6DD" w14:textId="77777777" w:rsidR="00297019" w:rsidRDefault="00297019" w:rsidP="002942B5">
      <w:pPr>
        <w:pStyle w:val="ListParagraph"/>
        <w:numPr>
          <w:ilvl w:val="0"/>
          <w:numId w:val="11"/>
        </w:numPr>
        <w:spacing w:before="120"/>
        <w:contextualSpacing w:val="0"/>
      </w:pPr>
      <w:r w:rsidRPr="00297019">
        <w:t>At the first award: the bonus is calculated as basic_lb_rate_tbl(first award year) × average bav over the past basic_lb_first_consid_period months.</w:t>
      </w:r>
    </w:p>
    <w:p w14:paraId="020FF83B" w14:textId="77777777" w:rsidR="00297019" w:rsidRDefault="00297019" w:rsidP="002942B5">
      <w:pPr>
        <w:pStyle w:val="ListParagraph"/>
        <w:numPr>
          <w:ilvl w:val="0"/>
          <w:numId w:val="11"/>
        </w:numPr>
        <w:spacing w:before="120"/>
        <w:contextualSpacing w:val="0"/>
      </w:pPr>
      <w:r>
        <w:t>At subsequent awards: the bonus is calculated as basic_lb_rate_tbl(t) × average bav since the last award. The consideration period is therefore always equal to the gap between consecutive award years in basic_lb_rate_tbl, converted to months.</w:t>
      </w:r>
    </w:p>
    <w:p w14:paraId="39B2AEE6" w14:textId="77777777" w:rsidR="00297019" w:rsidRDefault="00297019" w:rsidP="002942B5">
      <w:pPr>
        <w:pStyle w:val="ListParagraph"/>
        <w:numPr>
          <w:ilvl w:val="0"/>
          <w:numId w:val="11"/>
        </w:numPr>
        <w:spacing w:before="120"/>
        <w:contextualSpacing w:val="0"/>
      </w:pPr>
      <w:r>
        <w:t>If the policy term does not reach the next award year, no partial bonus is awarded.</w:t>
      </w:r>
    </w:p>
    <w:p w14:paraId="16EC81A1" w14:textId="4B7DFDC3" w:rsidR="00297019" w:rsidRPr="00297019" w:rsidRDefault="00297019" w:rsidP="00297019">
      <w:pPr>
        <w:pStyle w:val="ListParagraph"/>
        <w:numPr>
          <w:ilvl w:val="0"/>
          <w:numId w:val="3"/>
        </w:numPr>
        <w:ind w:left="351" w:hanging="357"/>
        <w:contextualSpacing w:val="0"/>
      </w:pPr>
      <w:r>
        <w:rPr>
          <w:b/>
        </w:rPr>
        <w:t>Top</w:t>
      </w:r>
      <w:r w:rsidR="009A6186">
        <w:rPr>
          <w:b/>
        </w:rPr>
        <w:t>-</w:t>
      </w:r>
      <w:r>
        <w:rPr>
          <w:b/>
        </w:rPr>
        <w:t>up Loyalty bonus:</w:t>
      </w:r>
    </w:p>
    <w:p w14:paraId="0A35C054" w14:textId="77777777" w:rsidR="00297019" w:rsidRDefault="00297019" w:rsidP="00297019">
      <w:pPr>
        <w:pStyle w:val="ListParagraph"/>
        <w:ind w:left="351"/>
        <w:contextualSpacing w:val="0"/>
      </w:pPr>
      <w:r>
        <w:t>The top-up loyalty bonus follows the same logic as the basic loyalty bonus, with two differences:</w:t>
      </w:r>
    </w:p>
    <w:p w14:paraId="4B200AE4" w14:textId="77777777" w:rsidR="00297019" w:rsidRDefault="00297019" w:rsidP="002942B5">
      <w:pPr>
        <w:pStyle w:val="ListParagraph"/>
        <w:numPr>
          <w:ilvl w:val="0"/>
          <w:numId w:val="11"/>
        </w:numPr>
        <w:spacing w:before="120"/>
        <w:contextualSpacing w:val="0"/>
      </w:pPr>
      <w:r>
        <w:t>It is calculated based on the average top-up account value instead of the basic account value.</w:t>
      </w:r>
    </w:p>
    <w:p w14:paraId="274EA565" w14:textId="77777777" w:rsidR="00297019" w:rsidRDefault="00297019" w:rsidP="002942B5">
      <w:pPr>
        <w:pStyle w:val="ListParagraph"/>
        <w:numPr>
          <w:ilvl w:val="0"/>
          <w:numId w:val="11"/>
        </w:numPr>
        <w:spacing w:before="120"/>
        <w:contextualSpacing w:val="0"/>
      </w:pPr>
      <w:r>
        <w:t>It uses its own rate table and first consideration period.</w:t>
      </w:r>
    </w:p>
    <w:p w14:paraId="0F2BE1FF" w14:textId="77777777" w:rsidR="00297019" w:rsidRPr="00297019" w:rsidRDefault="00297019" w:rsidP="00297019">
      <w:pPr>
        <w:pStyle w:val="ListParagraph"/>
        <w:ind w:left="351"/>
        <w:contextualSpacing w:val="0"/>
        <w:rPr>
          <w:b/>
        </w:rPr>
      </w:pPr>
      <w:r w:rsidRPr="00297019">
        <w:rPr>
          <w:b/>
        </w:rPr>
        <w:t>Parameters:</w:t>
      </w:r>
    </w:p>
    <w:p w14:paraId="21899FFF" w14:textId="77777777" w:rsidR="00297019" w:rsidRDefault="00297019" w:rsidP="002942B5">
      <w:pPr>
        <w:pStyle w:val="ListParagraph"/>
        <w:numPr>
          <w:ilvl w:val="0"/>
          <w:numId w:val="11"/>
        </w:numPr>
        <w:spacing w:before="120"/>
        <w:contextualSpacing w:val="0"/>
      </w:pPr>
      <w:r>
        <w:t>topup_lb_rate_tbl</w:t>
      </w:r>
      <w:r w:rsidR="005670F5">
        <w:t>:</w:t>
      </w:r>
      <w:r>
        <w:t xml:space="preserve"> same structure as basic_lb_rate_tbl but for the top-up loyalty bonus.</w:t>
      </w:r>
    </w:p>
    <w:p w14:paraId="37CBC17E" w14:textId="4D69A98D" w:rsidR="00297019" w:rsidRDefault="00297019" w:rsidP="002942B5">
      <w:pPr>
        <w:pStyle w:val="ListParagraph"/>
        <w:numPr>
          <w:ilvl w:val="0"/>
          <w:numId w:val="11"/>
        </w:numPr>
        <w:spacing w:before="120"/>
        <w:contextualSpacing w:val="0"/>
      </w:pPr>
      <w:r>
        <w:t>topup_lb_first_consid_period</w:t>
      </w:r>
      <w:r w:rsidR="005670F5">
        <w:t>:</w:t>
      </w:r>
      <w:r>
        <w:t xml:space="preserve"> same concept as basic_lb_first_consid_period but for the top-up loyalty bonus.</w:t>
      </w:r>
      <w:r w:rsidR="00D21803">
        <w:t xml:space="preserve"> This is currently set to 60, like basic LB.</w:t>
      </w:r>
    </w:p>
    <w:p w14:paraId="1ECAE008" w14:textId="77777777" w:rsidR="00297019" w:rsidRDefault="00297019" w:rsidP="00297019">
      <w:pPr>
        <w:pStyle w:val="ListParagraph"/>
        <w:ind w:left="351"/>
        <w:contextualSpacing w:val="0"/>
      </w:pPr>
      <w:r w:rsidRPr="00297019">
        <w:rPr>
          <w:b/>
        </w:rPr>
        <w:t>Logic</w:t>
      </w:r>
      <w:r>
        <w:t>: identical to the basic loyalty bonus, with tuav replacing bav and topup_lb_rate_tbl, topup_lb_first_consid_period replacing their basic counterparts.</w:t>
      </w:r>
    </w:p>
    <w:p w14:paraId="680163E7" w14:textId="77777777" w:rsidR="00F426E1" w:rsidRDefault="00F426E1" w:rsidP="0000356B">
      <w:pPr>
        <w:pStyle w:val="ListParagraph"/>
        <w:numPr>
          <w:ilvl w:val="0"/>
          <w:numId w:val="3"/>
        </w:numPr>
        <w:ind w:left="357"/>
        <w:contextualSpacing w:val="0"/>
      </w:pPr>
      <w:r w:rsidRPr="00F426E1">
        <w:rPr>
          <w:b/>
        </w:rPr>
        <w:t>Special bonus as % of total COI charged</w:t>
      </w:r>
      <w:r>
        <w:t xml:space="preserve">: </w:t>
      </w:r>
    </w:p>
    <w:p w14:paraId="18627C52" w14:textId="77777777" w:rsidR="005670F5" w:rsidRDefault="005670F5" w:rsidP="005670F5">
      <w:pPr>
        <w:pStyle w:val="ListParagraph"/>
        <w:ind w:left="357"/>
        <w:contextualSpacing w:val="0"/>
      </w:pPr>
      <w:r>
        <w:t>The special bonus as % of total COI charged follows the same logic as the basic and top-up loyalty bonuses, with one difference:</w:t>
      </w:r>
    </w:p>
    <w:p w14:paraId="154822BE" w14:textId="77777777" w:rsidR="005670F5" w:rsidRDefault="005670F5" w:rsidP="002942B5">
      <w:pPr>
        <w:pStyle w:val="ListParagraph"/>
        <w:numPr>
          <w:ilvl w:val="0"/>
          <w:numId w:val="11"/>
        </w:numPr>
        <w:spacing w:before="120"/>
        <w:contextualSpacing w:val="0"/>
      </w:pPr>
      <w:r>
        <w:t>Instead of being calculated based on an average account value, it is calculated based on the total accumulated COI charged within the consideration period.</w:t>
      </w:r>
    </w:p>
    <w:p w14:paraId="0B699B68" w14:textId="77777777" w:rsidR="005670F5" w:rsidRDefault="005670F5" w:rsidP="005670F5">
      <w:pPr>
        <w:pStyle w:val="ListParagraph"/>
        <w:ind w:left="357"/>
        <w:contextualSpacing w:val="0"/>
      </w:pPr>
      <w:r>
        <w:lastRenderedPageBreak/>
        <w:t>Note that since COI is accumulated (not averaged), the consideration period effectively defines the window over which COI charges are summed.</w:t>
      </w:r>
    </w:p>
    <w:p w14:paraId="6D7BAA16" w14:textId="77777777" w:rsidR="005670F5" w:rsidRPr="005670F5" w:rsidRDefault="005670F5" w:rsidP="005670F5">
      <w:pPr>
        <w:pStyle w:val="ListParagraph"/>
        <w:ind w:left="357"/>
        <w:contextualSpacing w:val="0"/>
        <w:rPr>
          <w:b/>
        </w:rPr>
      </w:pPr>
      <w:r w:rsidRPr="005670F5">
        <w:rPr>
          <w:b/>
        </w:rPr>
        <w:t>Parameters:</w:t>
      </w:r>
    </w:p>
    <w:p w14:paraId="3C390EDF" w14:textId="77777777" w:rsidR="005670F5" w:rsidRDefault="005670F5" w:rsidP="002942B5">
      <w:pPr>
        <w:pStyle w:val="ListParagraph"/>
        <w:numPr>
          <w:ilvl w:val="0"/>
          <w:numId w:val="11"/>
        </w:numPr>
        <w:spacing w:before="120"/>
        <w:contextualSpacing w:val="0"/>
      </w:pPr>
      <w:r>
        <w:t>sb_coi_rate_tbl: same structure as basic_lb_rate_tbl, a table of bonus rates indexed by policy year.</w:t>
      </w:r>
    </w:p>
    <w:p w14:paraId="73FC44AB" w14:textId="77777777" w:rsidR="005670F5" w:rsidRDefault="005670F5" w:rsidP="002942B5">
      <w:pPr>
        <w:pStyle w:val="ListParagraph"/>
        <w:numPr>
          <w:ilvl w:val="0"/>
          <w:numId w:val="11"/>
        </w:numPr>
        <w:spacing w:before="120"/>
        <w:contextualSpacing w:val="0"/>
      </w:pPr>
      <w:r>
        <w:t>sb_coi_first_consid_period: the lookback window in months for the first award, e.g. 60 months (5 years). For subsequent awards, the consideration period is always equal to the gap between consecutive award years in sb_coi_rate_tbl.</w:t>
      </w:r>
    </w:p>
    <w:p w14:paraId="2FE35526" w14:textId="77777777" w:rsidR="005670F5" w:rsidRDefault="005670F5" w:rsidP="005670F5">
      <w:pPr>
        <w:pStyle w:val="ListParagraph"/>
        <w:ind w:left="357"/>
        <w:contextualSpacing w:val="0"/>
      </w:pPr>
      <w:r w:rsidRPr="005670F5">
        <w:rPr>
          <w:b/>
        </w:rPr>
        <w:t>Logic:</w:t>
      </w:r>
      <w:r>
        <w:t xml:space="preserve"> identical to the basic loyalty bonus, with:</w:t>
      </w:r>
    </w:p>
    <w:p w14:paraId="3F46648D" w14:textId="77777777" w:rsidR="005670F5" w:rsidRDefault="004A65BF" w:rsidP="002942B5">
      <w:pPr>
        <w:pStyle w:val="ListParagraph"/>
        <w:numPr>
          <w:ilvl w:val="0"/>
          <w:numId w:val="11"/>
        </w:numPr>
        <w:spacing w:before="120"/>
        <w:contextualSpacing w:val="0"/>
      </w:pPr>
      <w:r>
        <w:t>T</w:t>
      </w:r>
      <w:r w:rsidR="005670F5">
        <w:t>otal accumulated COI charge</w:t>
      </w:r>
      <w:r>
        <w:t>d over the consideration period</w:t>
      </w:r>
      <w:r w:rsidR="005670F5">
        <w:t xml:space="preserve"> replacing average bav</w:t>
      </w:r>
    </w:p>
    <w:p w14:paraId="0A8C5596" w14:textId="77777777" w:rsidR="005670F5" w:rsidRDefault="005670F5" w:rsidP="002942B5">
      <w:pPr>
        <w:pStyle w:val="ListParagraph"/>
        <w:numPr>
          <w:ilvl w:val="0"/>
          <w:numId w:val="11"/>
        </w:numPr>
        <w:spacing w:before="120"/>
        <w:contextualSpacing w:val="0"/>
      </w:pPr>
      <w:r>
        <w:t>sb_coi_rate_tbl and sb_coi_first_consid_period replacing their basic loyalty bonus counterparts</w:t>
      </w:r>
    </w:p>
    <w:p w14:paraId="44BBFF3C" w14:textId="77777777" w:rsidR="005670F5" w:rsidRDefault="005670F5" w:rsidP="005670F5">
      <w:pPr>
        <w:ind w:left="351"/>
      </w:pPr>
      <w:r w:rsidRPr="005670F5">
        <w:rPr>
          <w:b/>
        </w:rPr>
        <w:t>Example:</w:t>
      </w:r>
      <w:r w:rsidRPr="005670F5">
        <w:t xml:space="preserve"> if </w:t>
      </w:r>
      <w:r>
        <w:t>sb</w:t>
      </w:r>
      <w:r w:rsidRPr="005670F5">
        <w:t xml:space="preserve">_coi_rate_tbl has a rate of 50% at policy year 10 and </w:t>
      </w:r>
      <w:r>
        <w:t>sb</w:t>
      </w:r>
      <w:r w:rsidRPr="005670F5">
        <w:t>_coi_first_consid_period = 60 months, then at the end of policy year 10 the bonus = 50% × total COI charged over the past 60 months.</w:t>
      </w:r>
    </w:p>
    <w:p w14:paraId="7B3B6CEC" w14:textId="77777777" w:rsidR="0046529B" w:rsidRDefault="00F426E1" w:rsidP="005670F5">
      <w:pPr>
        <w:pStyle w:val="ListParagraph"/>
        <w:numPr>
          <w:ilvl w:val="0"/>
          <w:numId w:val="3"/>
        </w:numPr>
        <w:ind w:left="357"/>
        <w:contextualSpacing w:val="0"/>
      </w:pPr>
      <w:r w:rsidRPr="00F426E1">
        <w:rPr>
          <w:b/>
        </w:rPr>
        <w:t>Special bonus as % of ACP</w:t>
      </w:r>
      <w:r>
        <w:t xml:space="preserve">: </w:t>
      </w:r>
    </w:p>
    <w:p w14:paraId="31CE888E" w14:textId="77777777" w:rsidR="005670F5" w:rsidRDefault="005670F5" w:rsidP="005670F5">
      <w:pPr>
        <w:pStyle w:val="ListParagraph"/>
        <w:ind w:left="357"/>
        <w:contextualSpacing w:val="0"/>
      </w:pPr>
      <w:r w:rsidRPr="005670F5">
        <w:t>The special bonus as % of ACP is a bonus credited to the account value at specified policy years, calculated as a percentage of the ACP.</w:t>
      </w:r>
    </w:p>
    <w:p w14:paraId="5B597BF0" w14:textId="77777777" w:rsidR="005670F5" w:rsidRDefault="005670F5" w:rsidP="005670F5">
      <w:pPr>
        <w:pStyle w:val="ListParagraph"/>
        <w:ind w:left="357"/>
        <w:contextualSpacing w:val="0"/>
        <w:rPr>
          <w:b/>
        </w:rPr>
      </w:pPr>
      <w:r w:rsidRPr="005670F5">
        <w:rPr>
          <w:b/>
        </w:rPr>
        <w:t>Parameters</w:t>
      </w:r>
      <w:r>
        <w:rPr>
          <w:b/>
        </w:rPr>
        <w:t>:</w:t>
      </w:r>
    </w:p>
    <w:p w14:paraId="12F4838D" w14:textId="77777777" w:rsidR="005670F5" w:rsidRPr="005670F5" w:rsidRDefault="005670F5" w:rsidP="002942B5">
      <w:pPr>
        <w:pStyle w:val="ListParagraph"/>
        <w:numPr>
          <w:ilvl w:val="0"/>
          <w:numId w:val="11"/>
        </w:numPr>
        <w:spacing w:before="120"/>
        <w:contextualSpacing w:val="0"/>
      </w:pPr>
      <w:r>
        <w:t>sb_acp_rate_tbl:</w:t>
      </w:r>
      <w:r w:rsidRPr="005670F5">
        <w:t xml:space="preserve"> a table of bonus rates indexed by policy year. Non-zero entries define the award occasions. For example, a rate of 50% at policy year 10 means a bonus of 50% × </w:t>
      </w:r>
      <w:r>
        <w:t>ACP</w:t>
      </w:r>
      <w:r w:rsidRPr="005670F5">
        <w:t xml:space="preserve"> is credited at the end of policy year 10.</w:t>
      </w:r>
    </w:p>
    <w:p w14:paraId="49677823" w14:textId="77777777" w:rsidR="005670F5" w:rsidRPr="005670F5" w:rsidRDefault="005670F5" w:rsidP="005670F5">
      <w:pPr>
        <w:pStyle w:val="ListParagraph"/>
        <w:ind w:left="357"/>
        <w:contextualSpacing w:val="0"/>
        <w:rPr>
          <w:b/>
        </w:rPr>
      </w:pPr>
      <w:r w:rsidRPr="005670F5">
        <w:rPr>
          <w:b/>
        </w:rPr>
        <w:t>Logic:</w:t>
      </w:r>
    </w:p>
    <w:p w14:paraId="2178AE3C" w14:textId="77777777" w:rsidR="005670F5" w:rsidRPr="005670F5" w:rsidRDefault="005670F5" w:rsidP="002942B5">
      <w:pPr>
        <w:pStyle w:val="ListParagraph"/>
        <w:numPr>
          <w:ilvl w:val="0"/>
          <w:numId w:val="11"/>
        </w:numPr>
        <w:spacing w:before="120"/>
        <w:contextualSpacing w:val="0"/>
      </w:pPr>
      <w:r w:rsidRPr="005670F5">
        <w:t xml:space="preserve">Award occasions are determined by the non-zero entries in </w:t>
      </w:r>
      <w:r>
        <w:t>sb</w:t>
      </w:r>
      <w:r w:rsidRPr="005670F5">
        <w:t>_acp_rate_tbl.</w:t>
      </w:r>
    </w:p>
    <w:p w14:paraId="2DC0ED45" w14:textId="77777777" w:rsidR="005670F5" w:rsidRPr="005670F5" w:rsidRDefault="005670F5" w:rsidP="002942B5">
      <w:pPr>
        <w:pStyle w:val="ListParagraph"/>
        <w:numPr>
          <w:ilvl w:val="0"/>
          <w:numId w:val="11"/>
        </w:numPr>
        <w:spacing w:before="120"/>
        <w:contextualSpacing w:val="0"/>
      </w:pPr>
      <w:r w:rsidRPr="005670F5">
        <w:t xml:space="preserve">At each award: bonus = </w:t>
      </w:r>
      <w:r>
        <w:t>sb</w:t>
      </w:r>
      <w:r w:rsidRPr="005670F5">
        <w:t>_acp_rate_tbl(t) × acp.</w:t>
      </w:r>
    </w:p>
    <w:p w14:paraId="5D5B2FC1" w14:textId="77777777" w:rsidR="005670F5" w:rsidRDefault="005670F5" w:rsidP="002942B5">
      <w:pPr>
        <w:pStyle w:val="ListParagraph"/>
        <w:numPr>
          <w:ilvl w:val="0"/>
          <w:numId w:val="11"/>
        </w:numPr>
        <w:spacing w:before="120"/>
        <w:contextualSpacing w:val="0"/>
      </w:pPr>
      <w:r w:rsidRPr="005670F5">
        <w:t xml:space="preserve">No consideration period or lookback window is needed since </w:t>
      </w:r>
      <w:r>
        <w:t>ACP</w:t>
      </w:r>
      <w:r w:rsidRPr="005670F5">
        <w:t xml:space="preserve"> is a fixed policy input.</w:t>
      </w:r>
    </w:p>
    <w:p w14:paraId="0E43E817" w14:textId="77777777" w:rsidR="002942B5" w:rsidRPr="002942B5" w:rsidRDefault="002942B5" w:rsidP="002942B5">
      <w:pPr>
        <w:pStyle w:val="ListParagraph"/>
        <w:numPr>
          <w:ilvl w:val="0"/>
          <w:numId w:val="3"/>
        </w:numPr>
        <w:ind w:left="357"/>
        <w:contextualSpacing w:val="0"/>
        <w:rPr>
          <w:b/>
        </w:rPr>
      </w:pPr>
      <w:r>
        <w:rPr>
          <w:b/>
        </w:rPr>
        <w:t xml:space="preserve">For all bonuses: </w:t>
      </w:r>
      <w:r>
        <w:t>Note that all bonuses will be paid to top-up account only.</w:t>
      </w:r>
      <w:r w:rsidRPr="002942B5">
        <w:rPr>
          <w:b/>
        </w:rPr>
        <w:t xml:space="preserve"> </w:t>
      </w:r>
    </w:p>
    <w:p w14:paraId="45E1965E" w14:textId="640D4904" w:rsidR="00F426E1" w:rsidRDefault="000A2474" w:rsidP="00F426E1">
      <w:pPr>
        <w:pStyle w:val="Heading2"/>
      </w:pPr>
      <w:r>
        <w:t>Model assumptions</w:t>
      </w:r>
    </w:p>
    <w:p w14:paraId="6509C844" w14:textId="15737F57" w:rsidR="009654DA" w:rsidRPr="000A5D0F" w:rsidRDefault="009654DA" w:rsidP="009654DA">
      <w:r w:rsidRPr="00D870D7">
        <w:t xml:space="preserve">Scalar parameters for this section that are not suited to table format are defined in scalar_inputs.yaml under the </w:t>
      </w:r>
      <w:r>
        <w:t>model assumptions</w:t>
      </w:r>
      <w:r w:rsidRPr="00D870D7">
        <w:t xml:space="preserve"> block; see the Appendix for the full file description.</w:t>
      </w:r>
    </w:p>
    <w:p w14:paraId="0E39BF40" w14:textId="06A672B8" w:rsidR="00790477" w:rsidRPr="00790477" w:rsidRDefault="00790477" w:rsidP="00790477">
      <w:pPr>
        <w:pStyle w:val="Heading3"/>
      </w:pPr>
      <w:r>
        <w:t>The set of assumptions</w:t>
      </w:r>
    </w:p>
    <w:p w14:paraId="7A526152" w14:textId="1D85C99F" w:rsidR="00F426E1" w:rsidRDefault="00F426E1" w:rsidP="0000356B">
      <w:pPr>
        <w:pStyle w:val="ListParagraph"/>
        <w:numPr>
          <w:ilvl w:val="0"/>
          <w:numId w:val="5"/>
        </w:numPr>
        <w:ind w:left="357"/>
        <w:contextualSpacing w:val="0"/>
      </w:pPr>
      <w:r w:rsidRPr="00F426E1">
        <w:rPr>
          <w:b/>
        </w:rPr>
        <w:t>ULP Fund earned rate (</w:t>
      </w:r>
      <w:r w:rsidR="009A1043">
        <w:rPr>
          <w:b/>
        </w:rPr>
        <w:t>ann_ulp_fer</w:t>
      </w:r>
      <w:r w:rsidRPr="00F426E1">
        <w:rPr>
          <w:b/>
        </w:rPr>
        <w:t>)</w:t>
      </w:r>
      <w:r>
        <w:t>: the assumed fund earned rate for the policy account value (the unit fund), e.g., 4</w:t>
      </w:r>
      <w:r w:rsidR="00C3260F">
        <w:t>.5</w:t>
      </w:r>
      <w:r>
        <w:t>%</w:t>
      </w:r>
      <w:r w:rsidR="00AE3F3C">
        <w:t xml:space="preserve"> p.a</w:t>
      </w:r>
      <w:r>
        <w:t>.</w:t>
      </w:r>
    </w:p>
    <w:p w14:paraId="456C8A70" w14:textId="5F344E2F" w:rsidR="00F426E1" w:rsidRDefault="00F426E1" w:rsidP="0000356B">
      <w:pPr>
        <w:pStyle w:val="ListParagraph"/>
        <w:numPr>
          <w:ilvl w:val="0"/>
          <w:numId w:val="5"/>
        </w:numPr>
        <w:ind w:left="357"/>
        <w:contextualSpacing w:val="0"/>
      </w:pPr>
      <w:r w:rsidRPr="00F426E1">
        <w:rPr>
          <w:b/>
        </w:rPr>
        <w:t>SH Fund earned r</w:t>
      </w:r>
      <w:r w:rsidR="005A0942">
        <w:rPr>
          <w:b/>
        </w:rPr>
        <w:t>a</w:t>
      </w:r>
      <w:r w:rsidRPr="00F426E1">
        <w:rPr>
          <w:b/>
        </w:rPr>
        <w:t>te (</w:t>
      </w:r>
      <w:r w:rsidR="009A1043">
        <w:rPr>
          <w:b/>
        </w:rPr>
        <w:t>ann_sh_fer</w:t>
      </w:r>
      <w:r w:rsidRPr="00F426E1">
        <w:rPr>
          <w:b/>
        </w:rPr>
        <w:t>)</w:t>
      </w:r>
      <w:r>
        <w:t xml:space="preserve">: The assumed earned investment rate on the SH cashflows. E.g., </w:t>
      </w:r>
      <w:r w:rsidR="00AA423B">
        <w:t>4.0</w:t>
      </w:r>
      <w:r>
        <w:t>%</w:t>
      </w:r>
      <w:r w:rsidR="00AE3F3C">
        <w:t xml:space="preserve"> p.a</w:t>
      </w:r>
      <w:r>
        <w:t>.</w:t>
      </w:r>
    </w:p>
    <w:p w14:paraId="7007CA12" w14:textId="21CC2396" w:rsidR="003129CE" w:rsidRDefault="00F426E1" w:rsidP="0000356B">
      <w:pPr>
        <w:pStyle w:val="ListParagraph"/>
        <w:numPr>
          <w:ilvl w:val="0"/>
          <w:numId w:val="5"/>
        </w:numPr>
        <w:ind w:left="357"/>
        <w:contextualSpacing w:val="0"/>
      </w:pPr>
      <w:r w:rsidRPr="00F426E1">
        <w:rPr>
          <w:b/>
        </w:rPr>
        <w:lastRenderedPageBreak/>
        <w:t>Operational expenses</w:t>
      </w:r>
      <w:r w:rsidR="00F81F5A">
        <w:rPr>
          <w:b/>
        </w:rPr>
        <w:t xml:space="preserve"> </w:t>
      </w:r>
      <w:r w:rsidR="00F81F5A" w:rsidRPr="00F81F5A">
        <w:rPr>
          <w:b/>
        </w:rPr>
        <w:t>(op_exp_tbl.csv)</w:t>
      </w:r>
      <w:r>
        <w:t xml:space="preserve">: Include the </w:t>
      </w:r>
      <w:r w:rsidR="00AF3472">
        <w:t>initial</w:t>
      </w:r>
      <w:r>
        <w:t xml:space="preserve"> expense per policy, the </w:t>
      </w:r>
      <w:r w:rsidR="00AF3472">
        <w:t>initial</w:t>
      </w:r>
      <w:r>
        <w:t xml:space="preserve"> expense as % of basic initial premium, the </w:t>
      </w:r>
      <w:r w:rsidR="00AF3472">
        <w:t>renewal</w:t>
      </w:r>
      <w:r>
        <w:t xml:space="preserve"> expense per policy, the </w:t>
      </w:r>
      <w:r w:rsidR="00AF3472">
        <w:t>renewal</w:t>
      </w:r>
      <w:r>
        <w:t xml:space="preserve"> expense as % of basic renewal premium.</w:t>
      </w:r>
      <w:r w:rsidR="003129CE">
        <w:t xml:space="preserve"> The </w:t>
      </w:r>
      <w:r w:rsidR="00AF3472">
        <w:t xml:space="preserve">initial </w:t>
      </w:r>
      <w:r w:rsidR="003129CE">
        <w:t xml:space="preserve">expenses </w:t>
      </w:r>
      <w:r w:rsidR="007E056A">
        <w:t>are incurred</w:t>
      </w:r>
      <w:r w:rsidR="003129CE">
        <w:t xml:space="preserve"> during policy year 1 and the </w:t>
      </w:r>
      <w:r w:rsidR="00AF3472">
        <w:t xml:space="preserve">renewal </w:t>
      </w:r>
      <w:r w:rsidR="003129CE">
        <w:t xml:space="preserve">expenses </w:t>
      </w:r>
      <w:r w:rsidR="007E056A">
        <w:t xml:space="preserve">are incurred </w:t>
      </w:r>
      <w:r w:rsidR="003129CE">
        <w:t xml:space="preserve">from policy year 2 onwards. </w:t>
      </w:r>
    </w:p>
    <w:p w14:paraId="4B945B50" w14:textId="77777777" w:rsidR="00F426E1" w:rsidRDefault="00F426E1" w:rsidP="0000356B">
      <w:pPr>
        <w:pStyle w:val="ListParagraph"/>
        <w:numPr>
          <w:ilvl w:val="0"/>
          <w:numId w:val="5"/>
        </w:numPr>
        <w:spacing w:before="120"/>
        <w:ind w:left="357" w:hanging="357"/>
        <w:contextualSpacing w:val="0"/>
      </w:pPr>
      <w:r w:rsidRPr="00F426E1">
        <w:rPr>
          <w:b/>
        </w:rPr>
        <w:t>Expense inflation</w:t>
      </w:r>
      <w:r>
        <w:t>: E.g., 3%</w:t>
      </w:r>
      <w:r w:rsidR="00AE3F3C">
        <w:t xml:space="preserve"> p.a.</w:t>
      </w:r>
    </w:p>
    <w:p w14:paraId="157FE2D5" w14:textId="741FB4E0" w:rsidR="002B79A7" w:rsidRDefault="002B79A7" w:rsidP="002B79A7">
      <w:pPr>
        <w:pStyle w:val="ListParagraph"/>
        <w:numPr>
          <w:ilvl w:val="0"/>
          <w:numId w:val="5"/>
        </w:numPr>
        <w:spacing w:before="120"/>
        <w:contextualSpacing w:val="0"/>
      </w:pPr>
      <w:r w:rsidRPr="00F426E1">
        <w:rPr>
          <w:b/>
        </w:rPr>
        <w:t>Fund management charge</w:t>
      </w:r>
      <w:r w:rsidR="009A1043">
        <w:rPr>
          <w:b/>
        </w:rPr>
        <w:t xml:space="preserve"> (ann_fmc_pc)</w:t>
      </w:r>
      <w:r>
        <w:t>: E.g., 1.5% p.a.</w:t>
      </w:r>
    </w:p>
    <w:p w14:paraId="662DC5E4" w14:textId="4CF770B5" w:rsidR="00F426E1" w:rsidRDefault="00F426E1" w:rsidP="0000356B">
      <w:pPr>
        <w:pStyle w:val="ListParagraph"/>
        <w:numPr>
          <w:ilvl w:val="0"/>
          <w:numId w:val="5"/>
        </w:numPr>
        <w:ind w:left="357" w:hanging="357"/>
        <w:contextualSpacing w:val="0"/>
      </w:pPr>
      <w:r w:rsidRPr="00F426E1">
        <w:rPr>
          <w:b/>
        </w:rPr>
        <w:t>Fund management expense</w:t>
      </w:r>
      <w:r w:rsidR="009A1043">
        <w:rPr>
          <w:b/>
        </w:rPr>
        <w:t xml:space="preserve"> (ann_fme_pc)</w:t>
      </w:r>
      <w:r>
        <w:t>: E.g., 0.5%</w:t>
      </w:r>
      <w:r w:rsidR="00AE3F3C">
        <w:t xml:space="preserve"> p.a.</w:t>
      </w:r>
    </w:p>
    <w:p w14:paraId="050DA4BB" w14:textId="173FA765" w:rsidR="00F426E1" w:rsidRDefault="00F426E1" w:rsidP="0000356B">
      <w:pPr>
        <w:pStyle w:val="ListParagraph"/>
        <w:numPr>
          <w:ilvl w:val="0"/>
          <w:numId w:val="5"/>
        </w:numPr>
        <w:ind w:left="357" w:hanging="357"/>
        <w:contextualSpacing w:val="0"/>
      </w:pPr>
      <w:r w:rsidRPr="00F426E1">
        <w:rPr>
          <w:b/>
        </w:rPr>
        <w:t>Commission</w:t>
      </w:r>
      <w:r w:rsidR="003B7C13">
        <w:rPr>
          <w:b/>
        </w:rPr>
        <w:t xml:space="preserve"> </w:t>
      </w:r>
      <w:r w:rsidR="003B7C13" w:rsidRPr="003B7C13">
        <w:rPr>
          <w:b/>
        </w:rPr>
        <w:t>(comm_tbl.csv)</w:t>
      </w:r>
      <w:r>
        <w:t>: A table of commission rates for each policy year, for basic premium and topup premium. This should be a table that has the same format as the allocation charge.</w:t>
      </w:r>
    </w:p>
    <w:p w14:paraId="777558CC" w14:textId="1BB17B0A" w:rsidR="00F426E1" w:rsidRDefault="00F426E1" w:rsidP="0000356B">
      <w:pPr>
        <w:pStyle w:val="ListParagraph"/>
        <w:numPr>
          <w:ilvl w:val="0"/>
          <w:numId w:val="5"/>
        </w:numPr>
        <w:ind w:left="357" w:hanging="357"/>
        <w:contextualSpacing w:val="0"/>
      </w:pPr>
      <w:r w:rsidRPr="00F426E1">
        <w:rPr>
          <w:b/>
        </w:rPr>
        <w:t>Overriding commission</w:t>
      </w:r>
      <w:r w:rsidR="003B7C13">
        <w:rPr>
          <w:b/>
        </w:rPr>
        <w:t xml:space="preserve"> (</w:t>
      </w:r>
      <w:r w:rsidR="003B7C13" w:rsidRPr="003B7C13">
        <w:rPr>
          <w:b/>
          <w:bCs/>
        </w:rPr>
        <w:t>ovrd_tbl.csv)</w:t>
      </w:r>
      <w:r>
        <w:t>: A table of overriding commission rates for each policy year. This should be a table that has the same format as the commission and allocation charge</w:t>
      </w:r>
      <w:r w:rsidR="0047710F">
        <w:t>.</w:t>
      </w:r>
      <w:r w:rsidR="00CA3E6D">
        <w:t xml:space="preserve"> Note that, unlike commission and allocation charge, the table of overriding commission has only 1 row for</w:t>
      </w:r>
      <w:r w:rsidR="00422305">
        <w:t xml:space="preserve"> the</w:t>
      </w:r>
      <w:r w:rsidR="00CA3E6D">
        <w:t xml:space="preserve"> basic premium</w:t>
      </w:r>
      <w:r w:rsidR="00422305">
        <w:t xml:space="preserve"> since it is not available for the top-up premium.</w:t>
      </w:r>
    </w:p>
    <w:p w14:paraId="6BDC7328" w14:textId="3A8F501B" w:rsidR="00F426E1" w:rsidRDefault="00F426E1" w:rsidP="0000356B">
      <w:pPr>
        <w:pStyle w:val="ListParagraph"/>
        <w:numPr>
          <w:ilvl w:val="0"/>
          <w:numId w:val="5"/>
        </w:numPr>
        <w:ind w:left="357" w:hanging="357"/>
        <w:contextualSpacing w:val="0"/>
      </w:pPr>
      <w:r w:rsidRPr="00F426E1">
        <w:rPr>
          <w:b/>
        </w:rPr>
        <w:t>Valuation interest rate (</w:t>
      </w:r>
      <w:r w:rsidR="009A1043">
        <w:rPr>
          <w:b/>
        </w:rPr>
        <w:t>ann_vir</w:t>
      </w:r>
      <w:r w:rsidRPr="00F426E1">
        <w:rPr>
          <w:b/>
        </w:rPr>
        <w:t>)</w:t>
      </w:r>
      <w:r>
        <w:t>: rates used or reserving basis. E.g., 2%</w:t>
      </w:r>
      <w:r w:rsidR="00DC336A">
        <w:t xml:space="preserve"> p.a</w:t>
      </w:r>
      <w:r>
        <w:t>.</w:t>
      </w:r>
    </w:p>
    <w:p w14:paraId="033AB8DA" w14:textId="78E566C4" w:rsidR="00F426E1" w:rsidRDefault="00F426E1" w:rsidP="0000356B">
      <w:pPr>
        <w:pStyle w:val="ListParagraph"/>
        <w:numPr>
          <w:ilvl w:val="0"/>
          <w:numId w:val="5"/>
        </w:numPr>
        <w:ind w:left="357" w:hanging="357"/>
        <w:contextualSpacing w:val="0"/>
      </w:pPr>
      <w:r w:rsidRPr="00F426E1">
        <w:rPr>
          <w:b/>
        </w:rPr>
        <w:t>Risk discount rate (</w:t>
      </w:r>
      <w:r w:rsidR="009A1043">
        <w:rPr>
          <w:b/>
        </w:rPr>
        <w:t>ann_rdr</w:t>
      </w:r>
      <w:r w:rsidRPr="00F426E1">
        <w:rPr>
          <w:b/>
        </w:rPr>
        <w:t>)</w:t>
      </w:r>
      <w:r>
        <w:t xml:space="preserve">: E.g., </w:t>
      </w:r>
      <w:r w:rsidR="00AA423B">
        <w:t>9</w:t>
      </w:r>
      <w:r>
        <w:t>%</w:t>
      </w:r>
      <w:r w:rsidR="00DC336A">
        <w:t xml:space="preserve"> p.a</w:t>
      </w:r>
      <w:r>
        <w:t>.</w:t>
      </w:r>
    </w:p>
    <w:p w14:paraId="7ED22549" w14:textId="79BF91BA" w:rsidR="00F426E1" w:rsidRDefault="00F426E1" w:rsidP="0000356B">
      <w:pPr>
        <w:pStyle w:val="ListParagraph"/>
        <w:numPr>
          <w:ilvl w:val="0"/>
          <w:numId w:val="5"/>
        </w:numPr>
        <w:ind w:left="357" w:hanging="357"/>
        <w:contextualSpacing w:val="0"/>
      </w:pPr>
      <w:r w:rsidRPr="00F426E1">
        <w:rPr>
          <w:b/>
        </w:rPr>
        <w:t>Regulatory parameters</w:t>
      </w:r>
      <w:r w:rsidR="00FA648F">
        <w:rPr>
          <w:b/>
        </w:rPr>
        <w:t xml:space="preserve"> (</w:t>
      </w:r>
      <w:r w:rsidR="00FA648F" w:rsidRPr="00FA648F">
        <w:rPr>
          <w:b/>
          <w:bCs/>
        </w:rPr>
        <w:t>reg_param_tbl.csv)</w:t>
      </w:r>
      <w:r>
        <w:t>: This includes the Solvency margin param</w:t>
      </w:r>
      <w:r w:rsidR="003129CE">
        <w:t>eter</w:t>
      </w:r>
      <w:r>
        <w:t>s applied on the reserve and the SAR, and the tax rate. SM on res = 4%, SM on SAR = 0.3%, Tax rate = 20%.</w:t>
      </w:r>
    </w:p>
    <w:p w14:paraId="53540A10" w14:textId="77777777" w:rsidR="005C5DBA" w:rsidRDefault="00F426E1" w:rsidP="005C5DBA">
      <w:pPr>
        <w:pStyle w:val="ListParagraph"/>
        <w:numPr>
          <w:ilvl w:val="0"/>
          <w:numId w:val="5"/>
        </w:numPr>
        <w:ind w:left="357" w:hanging="357"/>
        <w:contextualSpacing w:val="0"/>
      </w:pPr>
      <w:r w:rsidRPr="00F426E1">
        <w:rPr>
          <w:b/>
        </w:rPr>
        <w:t>Lapse rate</w:t>
      </w:r>
      <w:r w:rsidR="00E85A8A">
        <w:rPr>
          <w:b/>
        </w:rPr>
        <w:t xml:space="preserve"> (</w:t>
      </w:r>
      <w:r w:rsidR="00E85A8A" w:rsidRPr="00E85A8A">
        <w:rPr>
          <w:b/>
          <w:bCs/>
        </w:rPr>
        <w:t>lapse_tbl.csv)</w:t>
      </w:r>
      <w:r>
        <w:t xml:space="preserve">: This should be a table </w:t>
      </w:r>
      <w:r w:rsidR="003129CE">
        <w:t>of lapse rate (%), with 2 dimensions of</w:t>
      </w:r>
      <w:r>
        <w:t xml:space="preserve"> premium frequency and policy years. For example, a table of 11x4 (11 rows and 4 columns). Each row </w:t>
      </w:r>
      <w:r w:rsidR="0084625C">
        <w:t>corresponds</w:t>
      </w:r>
      <w:r>
        <w:t xml:space="preserve"> to the lapse rate of 4 ACP frequenc</w:t>
      </w:r>
      <w:r w:rsidR="005C5DBA">
        <w:t>y modes</w:t>
      </w:r>
      <w:r>
        <w:t xml:space="preserve"> for a specific policy year. </w:t>
      </w:r>
    </w:p>
    <w:p w14:paraId="0034BE80" w14:textId="2BCFCF0D" w:rsidR="00F426E1" w:rsidRDefault="00F426E1" w:rsidP="005C5DBA">
      <w:pPr>
        <w:pStyle w:val="ListParagraph"/>
        <w:numPr>
          <w:ilvl w:val="0"/>
          <w:numId w:val="5"/>
        </w:numPr>
        <w:ind w:left="357" w:hanging="357"/>
        <w:contextualSpacing w:val="0"/>
      </w:pPr>
      <w:r w:rsidRPr="00F426E1">
        <w:rPr>
          <w:b/>
        </w:rPr>
        <w:t>Mor</w:t>
      </w:r>
      <w:r w:rsidR="00BE3D3A">
        <w:rPr>
          <w:b/>
        </w:rPr>
        <w:t>ta</w:t>
      </w:r>
      <w:r w:rsidRPr="00F426E1">
        <w:rPr>
          <w:b/>
        </w:rPr>
        <w:t>lity rate</w:t>
      </w:r>
      <w:r w:rsidR="003E2D5F">
        <w:rPr>
          <w:b/>
        </w:rPr>
        <w:t xml:space="preserve"> (</w:t>
      </w:r>
      <w:r w:rsidR="003E2D5F" w:rsidRPr="003E2D5F">
        <w:rPr>
          <w:b/>
          <w:bCs/>
        </w:rPr>
        <w:t>mortality_select_male.csv, mortality_select_female.csv)</w:t>
      </w:r>
      <w:r w:rsidR="006427B3">
        <w:t>:</w:t>
      </w:r>
    </w:p>
    <w:p w14:paraId="2A63FE4B" w14:textId="77777777" w:rsidR="00330032" w:rsidRDefault="00330032" w:rsidP="00330032">
      <w:pPr>
        <w:pStyle w:val="ListParagraph"/>
        <w:spacing w:before="120"/>
        <w:ind w:left="357"/>
        <w:contextualSpacing w:val="0"/>
      </w:pPr>
      <w:r>
        <w:t>The model supports select-format mortality tables. Each table is provided separately for male and female lives, and the appropriate table is selected based on the sex of the life insured.</w:t>
      </w:r>
    </w:p>
    <w:p w14:paraId="027CE701" w14:textId="2D91FCE4" w:rsidR="000B68E0" w:rsidRDefault="00330032" w:rsidP="00330032">
      <w:pPr>
        <w:pStyle w:val="ListParagraph"/>
        <w:spacing w:before="120"/>
        <w:ind w:left="357"/>
        <w:contextualSpacing w:val="0"/>
      </w:pPr>
      <w:r w:rsidRPr="00D5111C">
        <w:rPr>
          <w:b/>
          <w:bCs/>
        </w:rPr>
        <w:t>Note on ultimate tables:</w:t>
      </w:r>
      <w:r>
        <w:t xml:space="preserve"> If users wish to use an ultimate mortality table (age-indexed only), </w:t>
      </w:r>
      <w:r w:rsidR="00D5111C">
        <w:t>just</w:t>
      </w:r>
      <w:r>
        <w:t xml:space="preserve"> provid</w:t>
      </w:r>
      <w:r w:rsidR="00E81E40">
        <w:t>e</w:t>
      </w:r>
      <w:r>
        <w:t xml:space="preserve"> it as a single-column table. The selection period will be S=0, and the lookup formula remains unchanged.</w:t>
      </w:r>
    </w:p>
    <w:p w14:paraId="0CB6D52E" w14:textId="77777777" w:rsidR="000B68E0" w:rsidRDefault="000B68E0" w:rsidP="000B68E0">
      <w:pPr>
        <w:pStyle w:val="ListParagraph"/>
        <w:spacing w:before="120"/>
        <w:ind w:left="357"/>
        <w:contextualSpacing w:val="0"/>
        <w:rPr>
          <w:b/>
        </w:rPr>
      </w:pPr>
      <w:r>
        <w:rPr>
          <w:b/>
        </w:rPr>
        <w:t>Ultimate table</w:t>
      </w:r>
    </w:p>
    <w:p w14:paraId="5D1CEFF5" w14:textId="77777777" w:rsidR="000B68E0" w:rsidRDefault="006427B3" w:rsidP="000B68E0">
      <w:pPr>
        <w:pStyle w:val="ListParagraph"/>
        <w:spacing w:before="120"/>
        <w:ind w:left="357"/>
        <w:contextualSpacing w:val="0"/>
      </w:pPr>
      <w:r w:rsidRPr="006427B3">
        <w:t>The ultimate table is a one-dimensional table indexed by attained age</w:t>
      </w:r>
      <w:r w:rsidR="000B68E0">
        <w:t>. The annual mortality rate for a life insured at a specific policy month is looked up directly using the attained age at that month.</w:t>
      </w:r>
    </w:p>
    <w:p w14:paraId="3A2E750A" w14:textId="77777777" w:rsidR="000B68E0" w:rsidRDefault="000B68E0" w:rsidP="000B68E0">
      <w:pPr>
        <w:pStyle w:val="ListParagraph"/>
        <w:spacing w:before="120"/>
        <w:ind w:left="357"/>
        <w:contextualSpacing w:val="0"/>
        <w:rPr>
          <w:b/>
        </w:rPr>
      </w:pPr>
      <w:r>
        <w:rPr>
          <w:b/>
        </w:rPr>
        <w:t>Select table</w:t>
      </w:r>
    </w:p>
    <w:p w14:paraId="234CD980" w14:textId="77777777" w:rsidR="000B68E0" w:rsidRDefault="000B68E0" w:rsidP="000B68E0">
      <w:pPr>
        <w:pStyle w:val="ListParagraph"/>
        <w:spacing w:before="120"/>
        <w:ind w:left="357"/>
        <w:contextualSpacing w:val="0"/>
      </w:pPr>
      <w:r>
        <w:t xml:space="preserve">The select table recognizes that recently underwritten lives have different mortality experience from lives that have been in force for a longer period. The selection effect is assumed to wear off after a </w:t>
      </w:r>
      <w:r>
        <w:rPr>
          <w:b/>
        </w:rPr>
        <w:t xml:space="preserve">selection period </w:t>
      </w:r>
      <w:r w:rsidRPr="000B68E0">
        <w:t>S</w:t>
      </w:r>
      <w:r>
        <w:rPr>
          <w:b/>
        </w:rPr>
        <w:t xml:space="preserve"> </w:t>
      </w:r>
      <w:r>
        <w:t>(in years), after which the life is subject to the same mortality rates as unselected lives of the same attained age.</w:t>
      </w:r>
    </w:p>
    <w:p w14:paraId="5640C74F" w14:textId="77777777" w:rsidR="000B68E0" w:rsidRDefault="000B68E0" w:rsidP="000B68E0">
      <w:pPr>
        <w:pStyle w:val="ListParagraph"/>
        <w:spacing w:before="120"/>
        <w:ind w:left="357"/>
        <w:contextualSpacing w:val="0"/>
      </w:pPr>
      <w:r>
        <w:t>The table is a two-dimensional table with:</w:t>
      </w:r>
    </w:p>
    <w:p w14:paraId="0E2B0A4D" w14:textId="6F1D854C" w:rsidR="000B68E0" w:rsidRPr="000B68E0" w:rsidRDefault="000B68E0" w:rsidP="000B68E0">
      <w:pPr>
        <w:pStyle w:val="ListParagraph"/>
        <w:numPr>
          <w:ilvl w:val="0"/>
          <w:numId w:val="15"/>
        </w:numPr>
        <w:spacing w:before="120"/>
        <w:contextualSpacing w:val="0"/>
      </w:pPr>
      <w:r w:rsidRPr="000B68E0">
        <w:rPr>
          <w:b/>
        </w:rPr>
        <w:lastRenderedPageBreak/>
        <w:t xml:space="preserve">Rows </w:t>
      </w:r>
      <w:r w:rsidRPr="000B68E0">
        <w:t>indexed by select age, i.e., the age at entry into the select group.</w:t>
      </w:r>
      <w:r>
        <w:rPr>
          <w:b/>
        </w:rPr>
        <w:t xml:space="preserve"> </w:t>
      </w:r>
      <w:r w:rsidR="0022134E">
        <w:rPr>
          <w:bCs/>
        </w:rPr>
        <w:t>It starts with age [x] = -S</w:t>
      </w:r>
      <w:r w:rsidR="004A055E">
        <w:rPr>
          <w:bCs/>
        </w:rPr>
        <w:t>.</w:t>
      </w:r>
    </w:p>
    <w:p w14:paraId="2436F554" w14:textId="4137EE68" w:rsidR="000B68E0" w:rsidRDefault="000B68E0" w:rsidP="000B68E0">
      <w:pPr>
        <w:pStyle w:val="ListParagraph"/>
        <w:numPr>
          <w:ilvl w:val="0"/>
          <w:numId w:val="15"/>
        </w:numPr>
        <w:spacing w:before="120"/>
        <w:contextualSpacing w:val="0"/>
      </w:pPr>
      <w:r>
        <w:t>Columns indexed by duration since selection, from 0 to S</w:t>
      </w:r>
      <w:r w:rsidR="00646C92">
        <w:t>, representing q[x] to q</w:t>
      </w:r>
      <w:r w:rsidR="004A055E">
        <w:t>[x] + S</w:t>
      </w:r>
      <w:r>
        <w:t>. Columns 0 to S – 1 are the select columns; column S is the ultimate column.</w:t>
      </w:r>
    </w:p>
    <w:p w14:paraId="6B6E6AAF" w14:textId="77777777" w:rsidR="000B68E0" w:rsidRDefault="000B68E0" w:rsidP="000B68E0">
      <w:pPr>
        <w:spacing w:before="120"/>
        <w:ind w:left="357"/>
      </w:pPr>
      <w:r>
        <w:t>To look up the mortality rate at policy year k for a life who entered the policy at age x:</w:t>
      </w:r>
    </w:p>
    <w:p w14:paraId="05FFAD3F" w14:textId="3CC90238" w:rsidR="000B68E0" w:rsidRDefault="000B68E0" w:rsidP="000B68E0">
      <w:pPr>
        <w:pStyle w:val="ListParagraph"/>
        <w:numPr>
          <w:ilvl w:val="0"/>
          <w:numId w:val="15"/>
        </w:numPr>
        <w:spacing w:before="120"/>
      </w:pPr>
      <w:r>
        <w:t>Row =</w:t>
      </w:r>
      <w:r w:rsidR="00A24F47">
        <w:t xml:space="preserve"> </w:t>
      </w:r>
      <w:r>
        <w:t xml:space="preserve">x </w:t>
      </w:r>
      <w:r w:rsidR="00932E08">
        <w:t>+</w:t>
      </w:r>
      <w:r>
        <w:t xml:space="preserve"> max(0, </w:t>
      </w:r>
      <w:r w:rsidR="00F511C5">
        <w:t>k – 1 – S)</w:t>
      </w:r>
    </w:p>
    <w:p w14:paraId="3CA5EC21" w14:textId="77777777" w:rsidR="00F511C5" w:rsidRDefault="00F511C5" w:rsidP="000B68E0">
      <w:pPr>
        <w:pStyle w:val="ListParagraph"/>
        <w:numPr>
          <w:ilvl w:val="0"/>
          <w:numId w:val="15"/>
        </w:numPr>
        <w:spacing w:before="120"/>
      </w:pPr>
      <w:r>
        <w:t>Col = min(k – 1, S)</w:t>
      </w:r>
    </w:p>
    <w:p w14:paraId="2DD50331" w14:textId="77777777" w:rsidR="00B11F49" w:rsidRDefault="00F511C5" w:rsidP="00B11F49">
      <w:pPr>
        <w:spacing w:before="120"/>
        <w:ind w:left="357"/>
      </w:pPr>
      <w:r>
        <w:t>The rate is then read from the table at [row, col].</w:t>
      </w:r>
      <w:r w:rsidR="0011123D">
        <w:t xml:space="preserve"> </w:t>
      </w:r>
    </w:p>
    <w:p w14:paraId="4656010A" w14:textId="21254501" w:rsidR="00F511C5" w:rsidRDefault="00F511C5" w:rsidP="00B11F49">
      <w:pPr>
        <w:spacing w:before="120"/>
        <w:ind w:left="357"/>
      </w:pPr>
      <w:r w:rsidRPr="00F8161F">
        <w:rPr>
          <w:b/>
          <w:i/>
          <w:iCs/>
        </w:rPr>
        <w:t>Interpretation:</w:t>
      </w:r>
      <w:r>
        <w:rPr>
          <w:b/>
        </w:rPr>
        <w:t xml:space="preserve"> </w:t>
      </w:r>
      <w:r>
        <w:t>During the select period (duration &lt; S), the row remains fixed at the entry age x and the column advances rightward by one for each policy year, i.e., the lookup moves horizontally across the select columns. Once the selection period is exhausted (duration &gt;= S), the column is locked at the ultimate column S and the row advances downward by one for each additional policy year, i.e., the lookup moves vertically down the ultimate column, tracking the life’s increasing attained age.</w:t>
      </w:r>
    </w:p>
    <w:p w14:paraId="6C72C7C7" w14:textId="77777777" w:rsidR="00F511C5" w:rsidRPr="00F8161F" w:rsidRDefault="00F511C5" w:rsidP="00F511C5">
      <w:pPr>
        <w:spacing w:before="120"/>
        <w:ind w:left="357"/>
        <w:rPr>
          <w:b/>
          <w:i/>
          <w:iCs/>
        </w:rPr>
      </w:pPr>
      <w:r w:rsidRPr="00F8161F">
        <w:rPr>
          <w:b/>
          <w:i/>
          <w:iCs/>
        </w:rPr>
        <w:t>Example</w:t>
      </w:r>
    </w:p>
    <w:p w14:paraId="0A6713C2" w14:textId="77777777" w:rsidR="00F511C5" w:rsidRDefault="00F511C5" w:rsidP="00F511C5">
      <w:pPr>
        <w:spacing w:before="120"/>
        <w:ind w:left="357"/>
      </w:pPr>
      <w:r>
        <w:t>For a life entering at age 30 with selection period S = 4:</w:t>
      </w:r>
    </w:p>
    <w:tbl>
      <w:tblPr>
        <w:tblStyle w:val="TableGrid"/>
        <w:tblW w:w="0" w:type="auto"/>
        <w:tblInd w:w="35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69"/>
        <w:gridCol w:w="2161"/>
        <w:gridCol w:w="2155"/>
        <w:gridCol w:w="2184"/>
      </w:tblGrid>
      <w:tr w:rsidR="00F511C5" w14:paraId="4680651C" w14:textId="77777777" w:rsidTr="009564B3">
        <w:tc>
          <w:tcPr>
            <w:tcW w:w="2169" w:type="dxa"/>
          </w:tcPr>
          <w:p w14:paraId="2F6DB3B2" w14:textId="77777777" w:rsidR="00F511C5" w:rsidRPr="00F511C5" w:rsidRDefault="00F511C5" w:rsidP="00F511C5">
            <w:pPr>
              <w:rPr>
                <w:b/>
              </w:rPr>
            </w:pPr>
            <w:r w:rsidRPr="00F511C5">
              <w:rPr>
                <w:b/>
              </w:rPr>
              <w:t>Policy year</w:t>
            </w:r>
          </w:p>
        </w:tc>
        <w:tc>
          <w:tcPr>
            <w:tcW w:w="2161" w:type="dxa"/>
          </w:tcPr>
          <w:p w14:paraId="1E9392AD" w14:textId="77777777" w:rsidR="00F511C5" w:rsidRPr="00F511C5" w:rsidRDefault="00F511C5" w:rsidP="00F511C5">
            <w:pPr>
              <w:rPr>
                <w:b/>
              </w:rPr>
            </w:pPr>
            <w:r w:rsidRPr="00F511C5">
              <w:rPr>
                <w:b/>
              </w:rPr>
              <w:t>Row</w:t>
            </w:r>
          </w:p>
        </w:tc>
        <w:tc>
          <w:tcPr>
            <w:tcW w:w="2155" w:type="dxa"/>
          </w:tcPr>
          <w:p w14:paraId="1E6EB69D" w14:textId="77777777" w:rsidR="00F511C5" w:rsidRPr="00F511C5" w:rsidRDefault="00F511C5" w:rsidP="00F511C5">
            <w:pPr>
              <w:rPr>
                <w:b/>
              </w:rPr>
            </w:pPr>
            <w:r w:rsidRPr="00F511C5">
              <w:rPr>
                <w:b/>
              </w:rPr>
              <w:t>Col</w:t>
            </w:r>
          </w:p>
        </w:tc>
        <w:tc>
          <w:tcPr>
            <w:tcW w:w="2184" w:type="dxa"/>
          </w:tcPr>
          <w:p w14:paraId="18606E9E" w14:textId="77777777" w:rsidR="00F511C5" w:rsidRPr="00F511C5" w:rsidRDefault="00F511C5" w:rsidP="00F511C5">
            <w:pPr>
              <w:rPr>
                <w:b/>
              </w:rPr>
            </w:pPr>
            <w:r w:rsidRPr="00F511C5">
              <w:rPr>
                <w:b/>
              </w:rPr>
              <w:t>Rate read</w:t>
            </w:r>
          </w:p>
        </w:tc>
      </w:tr>
      <w:tr w:rsidR="00F511C5" w14:paraId="0A244A59" w14:textId="77777777" w:rsidTr="009564B3">
        <w:tc>
          <w:tcPr>
            <w:tcW w:w="2169" w:type="dxa"/>
          </w:tcPr>
          <w:p w14:paraId="46B3C87A" w14:textId="77777777" w:rsidR="00F511C5" w:rsidRDefault="00F511C5" w:rsidP="00F511C5">
            <w:r>
              <w:t>1</w:t>
            </w:r>
          </w:p>
        </w:tc>
        <w:tc>
          <w:tcPr>
            <w:tcW w:w="2161" w:type="dxa"/>
          </w:tcPr>
          <w:p w14:paraId="7A1EB9F9" w14:textId="2D7C6487" w:rsidR="00F511C5" w:rsidRDefault="00F511C5" w:rsidP="00F511C5">
            <w:r>
              <w:t>30</w:t>
            </w:r>
            <w:r w:rsidR="0020039F">
              <w:t xml:space="preserve"> (Age[x] = 30)</w:t>
            </w:r>
          </w:p>
        </w:tc>
        <w:tc>
          <w:tcPr>
            <w:tcW w:w="2155" w:type="dxa"/>
          </w:tcPr>
          <w:p w14:paraId="07D17481" w14:textId="77777777" w:rsidR="00F511C5" w:rsidRDefault="00F511C5" w:rsidP="00F511C5">
            <w:r>
              <w:t>0</w:t>
            </w:r>
          </w:p>
        </w:tc>
        <w:tc>
          <w:tcPr>
            <w:tcW w:w="2184" w:type="dxa"/>
          </w:tcPr>
          <w:p w14:paraId="096F33D6" w14:textId="07704A59" w:rsidR="00F511C5" w:rsidRDefault="00F511C5" w:rsidP="00F511C5">
            <w:r>
              <w:t>q_[30]</w:t>
            </w:r>
            <w:r w:rsidR="0020039F">
              <w:t xml:space="preserve"> (col q[x])</w:t>
            </w:r>
          </w:p>
        </w:tc>
      </w:tr>
      <w:tr w:rsidR="00F511C5" w14:paraId="5D031C30" w14:textId="77777777" w:rsidTr="009564B3">
        <w:tc>
          <w:tcPr>
            <w:tcW w:w="2169" w:type="dxa"/>
          </w:tcPr>
          <w:p w14:paraId="2D44F540" w14:textId="77777777" w:rsidR="00F511C5" w:rsidRDefault="00F511C5" w:rsidP="00F511C5">
            <w:r>
              <w:t>2</w:t>
            </w:r>
          </w:p>
        </w:tc>
        <w:tc>
          <w:tcPr>
            <w:tcW w:w="2161" w:type="dxa"/>
          </w:tcPr>
          <w:p w14:paraId="49816593" w14:textId="5940367B" w:rsidR="00F511C5" w:rsidRDefault="00F511C5" w:rsidP="00F511C5">
            <w:r>
              <w:t>30</w:t>
            </w:r>
            <w:r w:rsidR="0020039F">
              <w:t xml:space="preserve"> (Age[x] = 30)</w:t>
            </w:r>
          </w:p>
        </w:tc>
        <w:tc>
          <w:tcPr>
            <w:tcW w:w="2155" w:type="dxa"/>
          </w:tcPr>
          <w:p w14:paraId="0422A3A1" w14:textId="77777777" w:rsidR="00F511C5" w:rsidRDefault="00F511C5" w:rsidP="00F511C5">
            <w:r>
              <w:t>1</w:t>
            </w:r>
          </w:p>
        </w:tc>
        <w:tc>
          <w:tcPr>
            <w:tcW w:w="2184" w:type="dxa"/>
          </w:tcPr>
          <w:p w14:paraId="3FEC0831" w14:textId="694EFFAB" w:rsidR="00F511C5" w:rsidRDefault="00F511C5" w:rsidP="00F511C5">
            <w:r>
              <w:t>q_[30]+1</w:t>
            </w:r>
            <w:r w:rsidR="0020039F">
              <w:t xml:space="preserve"> (col q[x]+1)</w:t>
            </w:r>
          </w:p>
        </w:tc>
      </w:tr>
      <w:tr w:rsidR="00F511C5" w14:paraId="6F1C04A6" w14:textId="77777777" w:rsidTr="009564B3">
        <w:tc>
          <w:tcPr>
            <w:tcW w:w="2169" w:type="dxa"/>
          </w:tcPr>
          <w:p w14:paraId="5B5D35DA" w14:textId="77777777" w:rsidR="00F511C5" w:rsidRDefault="00F511C5" w:rsidP="00F511C5">
            <w:r>
              <w:t>3</w:t>
            </w:r>
          </w:p>
        </w:tc>
        <w:tc>
          <w:tcPr>
            <w:tcW w:w="2161" w:type="dxa"/>
          </w:tcPr>
          <w:p w14:paraId="21E7D2ED" w14:textId="5E821F58" w:rsidR="00F511C5" w:rsidRDefault="00F511C5" w:rsidP="00F511C5">
            <w:r>
              <w:t>30</w:t>
            </w:r>
            <w:r w:rsidR="0020039F">
              <w:t xml:space="preserve"> (Age[x] = 30)</w:t>
            </w:r>
          </w:p>
        </w:tc>
        <w:tc>
          <w:tcPr>
            <w:tcW w:w="2155" w:type="dxa"/>
          </w:tcPr>
          <w:p w14:paraId="559382B2" w14:textId="77777777" w:rsidR="00F511C5" w:rsidRDefault="00F511C5" w:rsidP="00F511C5">
            <w:r>
              <w:t>2</w:t>
            </w:r>
          </w:p>
        </w:tc>
        <w:tc>
          <w:tcPr>
            <w:tcW w:w="2184" w:type="dxa"/>
          </w:tcPr>
          <w:p w14:paraId="1709D423" w14:textId="26F3A244" w:rsidR="00F511C5" w:rsidRDefault="00F511C5" w:rsidP="00F511C5">
            <w:r>
              <w:t>q_[30]+2</w:t>
            </w:r>
            <w:r w:rsidR="0020039F">
              <w:t xml:space="preserve"> (col q[x]+2)</w:t>
            </w:r>
          </w:p>
        </w:tc>
      </w:tr>
      <w:tr w:rsidR="00F511C5" w14:paraId="21C35D42" w14:textId="77777777" w:rsidTr="009564B3">
        <w:tc>
          <w:tcPr>
            <w:tcW w:w="2169" w:type="dxa"/>
          </w:tcPr>
          <w:p w14:paraId="20EB4E84" w14:textId="77777777" w:rsidR="00F511C5" w:rsidRDefault="00F511C5" w:rsidP="00F511C5">
            <w:r>
              <w:t>4</w:t>
            </w:r>
          </w:p>
        </w:tc>
        <w:tc>
          <w:tcPr>
            <w:tcW w:w="2161" w:type="dxa"/>
          </w:tcPr>
          <w:p w14:paraId="7E2FDB51" w14:textId="37B3CAFC" w:rsidR="00F511C5" w:rsidRDefault="00F511C5" w:rsidP="00F511C5">
            <w:r>
              <w:t>30</w:t>
            </w:r>
            <w:r w:rsidR="0020039F">
              <w:t xml:space="preserve"> (Age[x] = 30)</w:t>
            </w:r>
          </w:p>
        </w:tc>
        <w:tc>
          <w:tcPr>
            <w:tcW w:w="2155" w:type="dxa"/>
          </w:tcPr>
          <w:p w14:paraId="0CFDA991" w14:textId="77777777" w:rsidR="00F511C5" w:rsidRDefault="00F511C5" w:rsidP="00F511C5">
            <w:r>
              <w:t>3</w:t>
            </w:r>
          </w:p>
        </w:tc>
        <w:tc>
          <w:tcPr>
            <w:tcW w:w="2184" w:type="dxa"/>
          </w:tcPr>
          <w:p w14:paraId="7A5ECBF5" w14:textId="21F2F346" w:rsidR="00F511C5" w:rsidRDefault="00F511C5" w:rsidP="00F511C5">
            <w:r>
              <w:t>q_[30]+3</w:t>
            </w:r>
            <w:r w:rsidR="0020039F">
              <w:t xml:space="preserve"> (col q[x]+3)</w:t>
            </w:r>
          </w:p>
        </w:tc>
      </w:tr>
      <w:tr w:rsidR="00F511C5" w14:paraId="5764D6D5" w14:textId="77777777" w:rsidTr="009564B3">
        <w:tc>
          <w:tcPr>
            <w:tcW w:w="2169" w:type="dxa"/>
          </w:tcPr>
          <w:p w14:paraId="5EDD6C24" w14:textId="77777777" w:rsidR="00F511C5" w:rsidRDefault="00F511C5" w:rsidP="00F511C5">
            <w:r>
              <w:t>5</w:t>
            </w:r>
          </w:p>
        </w:tc>
        <w:tc>
          <w:tcPr>
            <w:tcW w:w="2161" w:type="dxa"/>
          </w:tcPr>
          <w:p w14:paraId="6F8A7FA3" w14:textId="2AD99003" w:rsidR="00F511C5" w:rsidRDefault="00F511C5" w:rsidP="00F511C5">
            <w:r>
              <w:t>30</w:t>
            </w:r>
            <w:r w:rsidR="0020039F">
              <w:t xml:space="preserve"> (Age[x] = 30)</w:t>
            </w:r>
          </w:p>
        </w:tc>
        <w:tc>
          <w:tcPr>
            <w:tcW w:w="2155" w:type="dxa"/>
          </w:tcPr>
          <w:p w14:paraId="2F4F72E6" w14:textId="77777777" w:rsidR="00F511C5" w:rsidRDefault="00F511C5" w:rsidP="00F511C5">
            <w:r>
              <w:t>4</w:t>
            </w:r>
          </w:p>
        </w:tc>
        <w:tc>
          <w:tcPr>
            <w:tcW w:w="2184" w:type="dxa"/>
          </w:tcPr>
          <w:p w14:paraId="15F79D93" w14:textId="6E14C200" w:rsidR="00F511C5" w:rsidRDefault="00F511C5" w:rsidP="00F511C5">
            <w:r>
              <w:t>q_</w:t>
            </w:r>
            <w:r w:rsidR="009E331C">
              <w:t>30 + 4</w:t>
            </w:r>
            <w:r w:rsidR="0020039F">
              <w:t xml:space="preserve"> (col qx+4)</w:t>
            </w:r>
          </w:p>
        </w:tc>
      </w:tr>
      <w:tr w:rsidR="00F511C5" w14:paraId="167CA7A3" w14:textId="77777777" w:rsidTr="009564B3">
        <w:tc>
          <w:tcPr>
            <w:tcW w:w="2169" w:type="dxa"/>
          </w:tcPr>
          <w:p w14:paraId="52929FB1" w14:textId="77777777" w:rsidR="00F511C5" w:rsidRDefault="00F511C5" w:rsidP="00F511C5">
            <w:r>
              <w:t>6</w:t>
            </w:r>
          </w:p>
        </w:tc>
        <w:tc>
          <w:tcPr>
            <w:tcW w:w="2161" w:type="dxa"/>
          </w:tcPr>
          <w:p w14:paraId="5E051BDF" w14:textId="0E566F92" w:rsidR="00F511C5" w:rsidRDefault="00F511C5" w:rsidP="00F511C5">
            <w:r>
              <w:t>31</w:t>
            </w:r>
            <w:r w:rsidR="0020039F">
              <w:t xml:space="preserve"> (Age[x] = 31)</w:t>
            </w:r>
          </w:p>
        </w:tc>
        <w:tc>
          <w:tcPr>
            <w:tcW w:w="2155" w:type="dxa"/>
          </w:tcPr>
          <w:p w14:paraId="050B1A4C" w14:textId="77777777" w:rsidR="00F511C5" w:rsidRDefault="00F511C5" w:rsidP="00F511C5">
            <w:r>
              <w:t>4</w:t>
            </w:r>
          </w:p>
        </w:tc>
        <w:tc>
          <w:tcPr>
            <w:tcW w:w="2184" w:type="dxa"/>
          </w:tcPr>
          <w:p w14:paraId="15FC98BF" w14:textId="573C096B" w:rsidR="00F511C5" w:rsidRDefault="00F511C5" w:rsidP="00F511C5">
            <w:r>
              <w:t>q_3</w:t>
            </w:r>
            <w:r w:rsidR="009E331C">
              <w:t>1 + 4</w:t>
            </w:r>
            <w:r w:rsidR="0020039F">
              <w:t xml:space="preserve"> (col qx+4)</w:t>
            </w:r>
          </w:p>
        </w:tc>
      </w:tr>
      <w:tr w:rsidR="00F511C5" w14:paraId="3D3D2BAD" w14:textId="77777777" w:rsidTr="009564B3">
        <w:tc>
          <w:tcPr>
            <w:tcW w:w="2169" w:type="dxa"/>
          </w:tcPr>
          <w:p w14:paraId="4737E04C" w14:textId="77777777" w:rsidR="00F511C5" w:rsidRDefault="00F511C5" w:rsidP="00F511C5">
            <w:r>
              <w:t>7</w:t>
            </w:r>
          </w:p>
        </w:tc>
        <w:tc>
          <w:tcPr>
            <w:tcW w:w="2161" w:type="dxa"/>
          </w:tcPr>
          <w:p w14:paraId="45A49368" w14:textId="1A893D9B" w:rsidR="00F511C5" w:rsidRDefault="00F511C5" w:rsidP="00F511C5">
            <w:r>
              <w:t>32</w:t>
            </w:r>
            <w:r w:rsidR="0020039F">
              <w:t xml:space="preserve"> (Age[x] = 32)</w:t>
            </w:r>
          </w:p>
        </w:tc>
        <w:tc>
          <w:tcPr>
            <w:tcW w:w="2155" w:type="dxa"/>
          </w:tcPr>
          <w:p w14:paraId="55B7E7C7" w14:textId="77777777" w:rsidR="00F511C5" w:rsidRDefault="00F511C5" w:rsidP="00F511C5">
            <w:r>
              <w:t>4</w:t>
            </w:r>
          </w:p>
        </w:tc>
        <w:tc>
          <w:tcPr>
            <w:tcW w:w="2184" w:type="dxa"/>
          </w:tcPr>
          <w:p w14:paraId="0B43A5D2" w14:textId="488C852C" w:rsidR="00F511C5" w:rsidRDefault="00F511C5" w:rsidP="00F511C5">
            <w:r>
              <w:t>q_3</w:t>
            </w:r>
            <w:r w:rsidR="009E331C">
              <w:t>2 + 4</w:t>
            </w:r>
            <w:r w:rsidR="0020039F">
              <w:t xml:space="preserve"> (col qx+4)</w:t>
            </w:r>
          </w:p>
        </w:tc>
      </w:tr>
    </w:tbl>
    <w:p w14:paraId="2DC82467" w14:textId="2B3DEA49" w:rsidR="00AF000C" w:rsidRPr="00AF000C" w:rsidRDefault="0068291B" w:rsidP="00AF000C">
      <w:pPr>
        <w:spacing w:before="120"/>
        <w:ind w:left="357"/>
        <w:rPr>
          <w:bCs/>
        </w:rPr>
      </w:pPr>
      <w:r w:rsidRPr="0068291B">
        <w:rPr>
          <w:b/>
        </w:rPr>
        <w:t xml:space="preserve">Selection period parameter: </w:t>
      </w:r>
      <w:r w:rsidRPr="0068291B">
        <w:rPr>
          <w:bCs/>
        </w:rPr>
        <w:t>The selection period S is automatically determined from the table structure (not encoded in the filename).</w:t>
      </w:r>
    </w:p>
    <w:p w14:paraId="79ABD86C" w14:textId="52D74AE4" w:rsidR="0018594E" w:rsidRPr="0018594E" w:rsidRDefault="00AF000C" w:rsidP="0018594E">
      <w:pPr>
        <w:spacing w:before="120"/>
        <w:ind w:left="357"/>
        <w:rPr>
          <w:bCs/>
        </w:rPr>
      </w:pPr>
      <w:r w:rsidRPr="00AF000C">
        <w:rPr>
          <w:bCs/>
        </w:rPr>
        <w:t>The mortality table should be a CSV file whose filename follows the pattern mortality_select_[male|female].csv. The model loader will automatically detect</w:t>
      </w:r>
      <w:r w:rsidR="00436A07">
        <w:rPr>
          <w:bCs/>
        </w:rPr>
        <w:t xml:space="preserve"> </w:t>
      </w:r>
      <w:r w:rsidR="00436A07" w:rsidRPr="00436A07">
        <w:rPr>
          <w:bCs/>
        </w:rPr>
        <w:t>t</w:t>
      </w:r>
      <w:r w:rsidRPr="00436A07">
        <w:rPr>
          <w:bCs/>
        </w:rPr>
        <w:t xml:space="preserve">he selection period S from the number of data columns: </w:t>
      </w:r>
      <w:r w:rsidRPr="00436A07">
        <w:rPr>
          <w:b/>
        </w:rPr>
        <w:t>S = (total</w:t>
      </w:r>
      <w:r w:rsidR="003337DF" w:rsidRPr="00436A07">
        <w:rPr>
          <w:b/>
        </w:rPr>
        <w:t xml:space="preserve"> </w:t>
      </w:r>
      <w:r w:rsidRPr="00436A07">
        <w:rPr>
          <w:b/>
        </w:rPr>
        <w:t xml:space="preserve">columns </w:t>
      </w:r>
      <w:r w:rsidR="00E8238F" w:rsidRPr="00436A07">
        <w:rPr>
          <w:b/>
        </w:rPr>
        <w:t>–</w:t>
      </w:r>
      <w:r w:rsidRPr="00436A07">
        <w:rPr>
          <w:b/>
        </w:rPr>
        <w:t xml:space="preserve"> 1) </w:t>
      </w:r>
      <w:r w:rsidR="00E8238F" w:rsidRPr="00436A07">
        <w:rPr>
          <w:b/>
        </w:rPr>
        <w:t>–</w:t>
      </w:r>
      <w:r w:rsidRPr="00436A07">
        <w:rPr>
          <w:b/>
        </w:rPr>
        <w:t xml:space="preserve"> 1 = total</w:t>
      </w:r>
      <w:r w:rsidR="003337DF" w:rsidRPr="00436A07">
        <w:rPr>
          <w:b/>
        </w:rPr>
        <w:t xml:space="preserve"> </w:t>
      </w:r>
      <w:r w:rsidRPr="00436A07">
        <w:rPr>
          <w:b/>
        </w:rPr>
        <w:t xml:space="preserve">columns </w:t>
      </w:r>
      <w:r w:rsidR="00956BB3" w:rsidRPr="00436A07">
        <w:rPr>
          <w:b/>
        </w:rPr>
        <w:t>–</w:t>
      </w:r>
      <w:r w:rsidRPr="00436A07">
        <w:rPr>
          <w:b/>
        </w:rPr>
        <w:t xml:space="preserve"> 2</w:t>
      </w:r>
      <w:r w:rsidR="0018594E">
        <w:rPr>
          <w:b/>
        </w:rPr>
        <w:t>.</w:t>
      </w:r>
      <w:r w:rsidR="0018594E">
        <w:rPr>
          <w:bCs/>
        </w:rPr>
        <w:t xml:space="preserve"> For e</w:t>
      </w:r>
      <w:r w:rsidRPr="0018594E">
        <w:rPr>
          <w:bCs/>
        </w:rPr>
        <w:t>xample: A CSV with 6 total columns (1 age + 5 data) has S = 4</w:t>
      </w:r>
    </w:p>
    <w:p w14:paraId="1395E5AD" w14:textId="77777777" w:rsidR="001E6D0E" w:rsidRDefault="00AF000C" w:rsidP="00B238ED">
      <w:pPr>
        <w:spacing w:before="120"/>
        <w:ind w:left="357"/>
        <w:rPr>
          <w:b/>
        </w:rPr>
      </w:pPr>
      <w:r w:rsidRPr="001E6D0E">
        <w:rPr>
          <w:b/>
        </w:rPr>
        <w:t>CSV structure requirements:</w:t>
      </w:r>
    </w:p>
    <w:p w14:paraId="43E1AFC0" w14:textId="77777777" w:rsidR="007171EC" w:rsidRPr="007171EC" w:rsidRDefault="00AF000C" w:rsidP="00B238ED">
      <w:pPr>
        <w:pStyle w:val="ListParagraph"/>
        <w:numPr>
          <w:ilvl w:val="0"/>
          <w:numId w:val="11"/>
        </w:numPr>
        <w:spacing w:before="120"/>
        <w:contextualSpacing w:val="0"/>
        <w:rPr>
          <w:b/>
        </w:rPr>
      </w:pPr>
      <w:r w:rsidRPr="001E6D0E">
        <w:rPr>
          <w:bCs/>
        </w:rPr>
        <w:t>Column 0 (age column): Row labels named "age[x]", containing the entry age for each row</w:t>
      </w:r>
    </w:p>
    <w:p w14:paraId="73B1AD3C" w14:textId="77777777" w:rsidR="00C04690" w:rsidRPr="00C04690" w:rsidRDefault="00C04690" w:rsidP="00B238ED">
      <w:pPr>
        <w:pStyle w:val="ListParagraph"/>
        <w:numPr>
          <w:ilvl w:val="1"/>
          <w:numId w:val="11"/>
        </w:numPr>
        <w:spacing w:before="120"/>
        <w:contextualSpacing w:val="0"/>
        <w:rPr>
          <w:b/>
        </w:rPr>
      </w:pPr>
      <w:r>
        <w:rPr>
          <w:bCs/>
        </w:rPr>
        <w:t>Integer values</w:t>
      </w:r>
      <w:r w:rsidR="00AF000C" w:rsidRPr="007171EC">
        <w:rPr>
          <w:bCs/>
        </w:rPr>
        <w:t xml:space="preserve"> covering the required age range</w:t>
      </w:r>
    </w:p>
    <w:p w14:paraId="37E6FDCF" w14:textId="77777777" w:rsidR="00C04690" w:rsidRPr="00C04690" w:rsidRDefault="00AF000C" w:rsidP="00B238ED">
      <w:pPr>
        <w:pStyle w:val="ListParagraph"/>
        <w:numPr>
          <w:ilvl w:val="1"/>
          <w:numId w:val="11"/>
        </w:numPr>
        <w:spacing w:before="120"/>
        <w:contextualSpacing w:val="0"/>
        <w:rPr>
          <w:b/>
        </w:rPr>
      </w:pPr>
      <w:r w:rsidRPr="00C04690">
        <w:rPr>
          <w:bCs/>
        </w:rPr>
        <w:t>Example select table: -4, -3, -2, ..., 116</w:t>
      </w:r>
    </w:p>
    <w:p w14:paraId="72C43432" w14:textId="108776D8" w:rsidR="00AF000C" w:rsidRPr="00C04690" w:rsidRDefault="00AF000C" w:rsidP="00B238ED">
      <w:pPr>
        <w:pStyle w:val="ListParagraph"/>
        <w:numPr>
          <w:ilvl w:val="1"/>
          <w:numId w:val="11"/>
        </w:numPr>
        <w:spacing w:before="120"/>
        <w:contextualSpacing w:val="0"/>
        <w:rPr>
          <w:b/>
        </w:rPr>
      </w:pPr>
      <w:r w:rsidRPr="00C04690">
        <w:rPr>
          <w:bCs/>
        </w:rPr>
        <w:t>Example for ultimate rates with S=0: 0, 1, 2, ..., 120</w:t>
      </w:r>
    </w:p>
    <w:p w14:paraId="7ED0CCF0" w14:textId="58EE1E98" w:rsidR="00837BA9" w:rsidRDefault="00AF000C" w:rsidP="00B238ED">
      <w:pPr>
        <w:pStyle w:val="ListParagraph"/>
        <w:numPr>
          <w:ilvl w:val="0"/>
          <w:numId w:val="11"/>
        </w:numPr>
        <w:spacing w:before="120"/>
        <w:contextualSpacing w:val="0"/>
        <w:rPr>
          <w:bCs/>
        </w:rPr>
      </w:pPr>
      <w:r w:rsidRPr="00C04690">
        <w:rPr>
          <w:bCs/>
        </w:rPr>
        <w:t xml:space="preserve">Columns 1 to N (data columns): Mortality </w:t>
      </w:r>
      <w:r w:rsidR="00837BA9" w:rsidRPr="00C04690">
        <w:rPr>
          <w:bCs/>
        </w:rPr>
        <w:t>rates</w:t>
      </w:r>
      <w:r w:rsidRPr="00C04690">
        <w:rPr>
          <w:bCs/>
        </w:rPr>
        <w:t xml:space="preserve"> per mille</w:t>
      </w:r>
    </w:p>
    <w:p w14:paraId="5177B74F" w14:textId="77777777" w:rsidR="00837BA9" w:rsidRDefault="00AF000C" w:rsidP="00B238ED">
      <w:pPr>
        <w:pStyle w:val="ListParagraph"/>
        <w:numPr>
          <w:ilvl w:val="1"/>
          <w:numId w:val="11"/>
        </w:numPr>
        <w:spacing w:before="120"/>
        <w:contextualSpacing w:val="0"/>
        <w:rPr>
          <w:bCs/>
        </w:rPr>
      </w:pPr>
      <w:r w:rsidRPr="00837BA9">
        <w:rPr>
          <w:bCs/>
        </w:rPr>
        <w:t>Select table: q[x], q[x]+1, ..., q[x]+S (total: S+1 columns)</w:t>
      </w:r>
    </w:p>
    <w:p w14:paraId="0CF4F9D6" w14:textId="77777777" w:rsidR="00837BA9" w:rsidRDefault="00AF000C" w:rsidP="00B238ED">
      <w:pPr>
        <w:pStyle w:val="ListParagraph"/>
        <w:numPr>
          <w:ilvl w:val="1"/>
          <w:numId w:val="11"/>
        </w:numPr>
        <w:spacing w:before="120"/>
        <w:contextualSpacing w:val="0"/>
        <w:rPr>
          <w:bCs/>
        </w:rPr>
      </w:pPr>
      <w:r w:rsidRPr="00837BA9">
        <w:rPr>
          <w:bCs/>
        </w:rPr>
        <w:t>Ultimate table as select format (S=0): single column with rate values</w:t>
      </w:r>
    </w:p>
    <w:p w14:paraId="2E502AAD" w14:textId="13144DAF" w:rsidR="00AF000C" w:rsidRDefault="00AF000C" w:rsidP="00B238ED">
      <w:pPr>
        <w:pStyle w:val="ListParagraph"/>
        <w:numPr>
          <w:ilvl w:val="1"/>
          <w:numId w:val="11"/>
        </w:numPr>
        <w:spacing w:before="120"/>
        <w:contextualSpacing w:val="0"/>
        <w:rPr>
          <w:bCs/>
        </w:rPr>
      </w:pPr>
      <w:r w:rsidRPr="00837BA9">
        <w:rPr>
          <w:bCs/>
        </w:rPr>
        <w:lastRenderedPageBreak/>
        <w:t>Column headers should use square brackets except for the final column (which signals convergence to ultimate)</w:t>
      </w:r>
    </w:p>
    <w:p w14:paraId="5A0FF3DE" w14:textId="00933C72" w:rsidR="00B238ED" w:rsidRPr="00B238ED" w:rsidRDefault="00B238ED" w:rsidP="00B238ED">
      <w:pPr>
        <w:spacing w:before="120"/>
        <w:ind w:left="357"/>
        <w:rPr>
          <w:bCs/>
        </w:rPr>
      </w:pPr>
      <w:r w:rsidRPr="00B238ED">
        <w:rPr>
          <w:bCs/>
        </w:rPr>
        <w:t>If the filename does not match the pattern mortality_select_[male|female].csv, or if both filenames are missing, the model should return the error "no mortality table found".</w:t>
      </w:r>
    </w:p>
    <w:p w14:paraId="19A0C161" w14:textId="49D7C42E" w:rsidR="009564B3" w:rsidRDefault="00AF000C" w:rsidP="00B238ED">
      <w:pPr>
        <w:spacing w:before="120"/>
        <w:ind w:left="357"/>
        <w:rPr>
          <w:bCs/>
        </w:rPr>
      </w:pPr>
      <w:r w:rsidRPr="00AF000C">
        <w:rPr>
          <w:bCs/>
        </w:rPr>
        <w:t>For users experimenting with ultimate mortality rates: provide them in select format with a single data column. The lookup formula remains the same, with S=0 implicitly.</w:t>
      </w:r>
    </w:p>
    <w:p w14:paraId="1B648542" w14:textId="0C11F7FD" w:rsidR="00906109" w:rsidRPr="00906109" w:rsidRDefault="00906109" w:rsidP="009564B3">
      <w:pPr>
        <w:spacing w:before="120"/>
        <w:ind w:left="357"/>
        <w:rPr>
          <w:bCs/>
        </w:rPr>
      </w:pPr>
      <w:r>
        <w:rPr>
          <w:b/>
        </w:rPr>
        <w:t xml:space="preserve">Note that: </w:t>
      </w:r>
      <w:r w:rsidR="00EC4061" w:rsidRPr="00EC4061">
        <w:rPr>
          <w:bCs/>
        </w:rPr>
        <w:t xml:space="preserve">The COI table and the mortality table are separate inputs with different lookup keys. The COI table always uses attained age and is always ultimate format. </w:t>
      </w:r>
      <w:r w:rsidR="006D732C" w:rsidRPr="006D732C">
        <w:rPr>
          <w:bCs/>
        </w:rPr>
        <w:t>The mortality table is always in select format (looked up by entry age and duration), with flexibility in selection period S.</w:t>
      </w:r>
    </w:p>
    <w:p w14:paraId="19B92554" w14:textId="10A5F75D" w:rsidR="00790477" w:rsidRDefault="00790477" w:rsidP="00790477">
      <w:pPr>
        <w:pStyle w:val="Heading3"/>
      </w:pPr>
      <w:r>
        <w:t>The sensitivity table</w:t>
      </w:r>
    </w:p>
    <w:p w14:paraId="6EC16323" w14:textId="50B7169F" w:rsidR="00AF3472" w:rsidRDefault="00AF3472" w:rsidP="000B68E0">
      <w:pPr>
        <w:spacing w:before="120"/>
      </w:pPr>
      <w:r>
        <w:t>In addition to the assumptions</w:t>
      </w:r>
      <w:r w:rsidR="00790477">
        <w:t xml:space="preserve"> above</w:t>
      </w:r>
      <w:r>
        <w:t>, we should build a table of sensitivity factors that allows us to run sensitivity tests on these assumptions in a much faster and clearer way.</w:t>
      </w:r>
      <w:r w:rsidRPr="00AF3472">
        <w:t xml:space="preserve"> </w:t>
      </w:r>
      <w:r>
        <w:t>Following sensitivity factors will be built in the model:</w:t>
      </w:r>
    </w:p>
    <w:p w14:paraId="0C052703" w14:textId="77777777" w:rsidR="00AF3472" w:rsidRDefault="00AF3472" w:rsidP="00AF3472">
      <w:pPr>
        <w:pStyle w:val="ListParagraph"/>
        <w:numPr>
          <w:ilvl w:val="0"/>
          <w:numId w:val="2"/>
        </w:numPr>
        <w:contextualSpacing w:val="0"/>
      </w:pPr>
      <w:r>
        <w:rPr>
          <w:b/>
        </w:rPr>
        <w:t>Initial</w:t>
      </w:r>
      <w:r w:rsidRPr="00AF3472">
        <w:rPr>
          <w:b/>
        </w:rPr>
        <w:t xml:space="preserve"> expense per policy (ie_pp_sen)</w:t>
      </w:r>
      <w:r>
        <w:t>: Multiply to the assumption. Default: 100%.</w:t>
      </w:r>
    </w:p>
    <w:p w14:paraId="3CB643C8" w14:textId="77777777" w:rsidR="00AF3472" w:rsidRPr="00AF3472" w:rsidRDefault="00AF3472" w:rsidP="00AF3472">
      <w:pPr>
        <w:pStyle w:val="ListParagraph"/>
        <w:numPr>
          <w:ilvl w:val="0"/>
          <w:numId w:val="2"/>
        </w:numPr>
        <w:contextualSpacing w:val="0"/>
      </w:pPr>
      <w:r>
        <w:rPr>
          <w:b/>
        </w:rPr>
        <w:t>Initial</w:t>
      </w:r>
      <w:r w:rsidRPr="00AF3472">
        <w:rPr>
          <w:b/>
        </w:rPr>
        <w:t xml:space="preserve"> expense per </w:t>
      </w:r>
      <w:r>
        <w:rPr>
          <w:b/>
        </w:rPr>
        <w:t>premium</w:t>
      </w:r>
      <w:r w:rsidRPr="00AF3472">
        <w:rPr>
          <w:b/>
        </w:rPr>
        <w:t xml:space="preserve"> (ie</w:t>
      </w:r>
      <w:r>
        <w:rPr>
          <w:b/>
        </w:rPr>
        <w:t>_pc</w:t>
      </w:r>
      <w:r w:rsidRPr="00AF3472">
        <w:rPr>
          <w:b/>
        </w:rPr>
        <w:t>_sen)</w:t>
      </w:r>
      <w:r>
        <w:t>: Add to the assumption. Default: 0%</w:t>
      </w:r>
    </w:p>
    <w:p w14:paraId="37531125" w14:textId="77777777" w:rsidR="00AF3472" w:rsidRPr="00AF3472" w:rsidRDefault="00AF3472" w:rsidP="00AF3472">
      <w:pPr>
        <w:pStyle w:val="ListParagraph"/>
        <w:numPr>
          <w:ilvl w:val="0"/>
          <w:numId w:val="2"/>
        </w:numPr>
        <w:contextualSpacing w:val="0"/>
      </w:pPr>
      <w:r>
        <w:rPr>
          <w:b/>
        </w:rPr>
        <w:t>Renewal expense per policy (r</w:t>
      </w:r>
      <w:r w:rsidRPr="00AF3472">
        <w:rPr>
          <w:b/>
        </w:rPr>
        <w:t>e_pp_sen)</w:t>
      </w:r>
      <w:r>
        <w:t>: Multiply to the assumption. Default: 100%.</w:t>
      </w:r>
    </w:p>
    <w:p w14:paraId="08C588D8" w14:textId="77777777" w:rsidR="00AF3472" w:rsidRDefault="00AF3472" w:rsidP="00AF3472">
      <w:pPr>
        <w:pStyle w:val="ListParagraph"/>
        <w:numPr>
          <w:ilvl w:val="0"/>
          <w:numId w:val="2"/>
        </w:numPr>
        <w:contextualSpacing w:val="0"/>
      </w:pPr>
      <w:r>
        <w:rPr>
          <w:b/>
        </w:rPr>
        <w:t xml:space="preserve">Renewal </w:t>
      </w:r>
      <w:r w:rsidRPr="00AF3472">
        <w:rPr>
          <w:b/>
        </w:rPr>
        <w:t xml:space="preserve">expense per </w:t>
      </w:r>
      <w:r>
        <w:rPr>
          <w:b/>
        </w:rPr>
        <w:t>premium</w:t>
      </w:r>
      <w:r w:rsidRPr="00AF3472">
        <w:rPr>
          <w:b/>
        </w:rPr>
        <w:t xml:space="preserve"> (</w:t>
      </w:r>
      <w:r w:rsidR="00C86F04">
        <w:rPr>
          <w:b/>
        </w:rPr>
        <w:t>r</w:t>
      </w:r>
      <w:r w:rsidRPr="00AF3472">
        <w:rPr>
          <w:b/>
        </w:rPr>
        <w:t>e_p</w:t>
      </w:r>
      <w:r w:rsidR="00C86F04">
        <w:rPr>
          <w:b/>
        </w:rPr>
        <w:t>c</w:t>
      </w:r>
      <w:r w:rsidRPr="00AF3472">
        <w:rPr>
          <w:b/>
        </w:rPr>
        <w:t>_sen)</w:t>
      </w:r>
      <w:r>
        <w:t>: Add to the assumption. Default: 0%</w:t>
      </w:r>
    </w:p>
    <w:p w14:paraId="1D1F7620" w14:textId="77777777" w:rsidR="003D0ED8" w:rsidRPr="00AF3472" w:rsidRDefault="003D0ED8" w:rsidP="000B68E0">
      <w:pPr>
        <w:pStyle w:val="ListParagraph"/>
        <w:numPr>
          <w:ilvl w:val="0"/>
          <w:numId w:val="2"/>
        </w:numPr>
        <w:contextualSpacing w:val="0"/>
      </w:pPr>
      <w:r w:rsidRPr="003D0ED8">
        <w:rPr>
          <w:b/>
        </w:rPr>
        <w:t>Overall operational expense (op_exp_sen)</w:t>
      </w:r>
      <w:r>
        <w:t xml:space="preserve">: Multiply to all operational expense assumptions. Default: 100%. Note that this sensitivity factor can be applied together </w:t>
      </w:r>
      <w:r w:rsidR="006A4174">
        <w:t>with</w:t>
      </w:r>
      <w:r>
        <w:t xml:space="preserve"> other sensitivity factors regarding to expenses (ie_pp_sen, ie_pc_sen, re_pp_sen, re_pc_sen). I.e., this can stack wi</w:t>
      </w:r>
      <w:r w:rsidR="006A4174">
        <w:t>th</w:t>
      </w:r>
      <w:r>
        <w:t xml:space="preserve"> other expense sensitivity factors.</w:t>
      </w:r>
    </w:p>
    <w:p w14:paraId="05C450FC" w14:textId="726BA02D" w:rsidR="00E071CB" w:rsidRDefault="009D53A1" w:rsidP="00AF3472">
      <w:pPr>
        <w:pStyle w:val="ListParagraph"/>
        <w:numPr>
          <w:ilvl w:val="0"/>
          <w:numId w:val="2"/>
        </w:numPr>
        <w:contextualSpacing w:val="0"/>
        <w:rPr>
          <w:b/>
        </w:rPr>
      </w:pPr>
      <w:r>
        <w:rPr>
          <w:b/>
        </w:rPr>
        <w:t xml:space="preserve">Expense inflation (inf_sen): </w:t>
      </w:r>
      <w:r>
        <w:t>Add to the assumption. Default: 0%</w:t>
      </w:r>
    </w:p>
    <w:p w14:paraId="5B03712E" w14:textId="44157207" w:rsidR="00AF3472" w:rsidRPr="00C86F04" w:rsidRDefault="00AF3472" w:rsidP="00AF3472">
      <w:pPr>
        <w:pStyle w:val="ListParagraph"/>
        <w:numPr>
          <w:ilvl w:val="0"/>
          <w:numId w:val="2"/>
        </w:numPr>
        <w:contextualSpacing w:val="0"/>
        <w:rPr>
          <w:b/>
        </w:rPr>
      </w:pPr>
      <w:r w:rsidRPr="00C86F04">
        <w:rPr>
          <w:b/>
        </w:rPr>
        <w:t>Fund management expense (fme_sen)</w:t>
      </w:r>
      <w:r w:rsidR="00C86F04">
        <w:rPr>
          <w:b/>
        </w:rPr>
        <w:t xml:space="preserve">: </w:t>
      </w:r>
      <w:r w:rsidR="00C86F04">
        <w:t>Add to the assumption. Default: 0%</w:t>
      </w:r>
    </w:p>
    <w:p w14:paraId="2E19DD76" w14:textId="4A262F3C" w:rsidR="00C86F04" w:rsidRDefault="00AF3472" w:rsidP="00C86F04">
      <w:pPr>
        <w:pStyle w:val="ListParagraph"/>
        <w:numPr>
          <w:ilvl w:val="0"/>
          <w:numId w:val="2"/>
        </w:numPr>
        <w:contextualSpacing w:val="0"/>
      </w:pPr>
      <w:r w:rsidRPr="00C86F04">
        <w:rPr>
          <w:b/>
        </w:rPr>
        <w:t>Commission (comm_sen)</w:t>
      </w:r>
      <w:r w:rsidR="00C86F04">
        <w:rPr>
          <w:b/>
        </w:rPr>
        <w:t xml:space="preserve">: </w:t>
      </w:r>
      <w:r w:rsidR="00C86F04">
        <w:t>Multiply to the assumption. Default: 100%.</w:t>
      </w:r>
      <w:r w:rsidR="009B5852">
        <w:t xml:space="preserve"> This is applicable to basic premium only.</w:t>
      </w:r>
    </w:p>
    <w:p w14:paraId="3151B2FD" w14:textId="77777777" w:rsidR="00C86F04" w:rsidRDefault="00AF3472" w:rsidP="00C86F04">
      <w:pPr>
        <w:pStyle w:val="ListParagraph"/>
        <w:numPr>
          <w:ilvl w:val="0"/>
          <w:numId w:val="2"/>
        </w:numPr>
        <w:contextualSpacing w:val="0"/>
      </w:pPr>
      <w:r w:rsidRPr="00C86F04">
        <w:rPr>
          <w:b/>
        </w:rPr>
        <w:t>Overriding (ovrd_sen)</w:t>
      </w:r>
      <w:r w:rsidR="00C86F04">
        <w:rPr>
          <w:b/>
        </w:rPr>
        <w:t xml:space="preserve">: </w:t>
      </w:r>
      <w:r w:rsidR="00C86F04">
        <w:t>Multiply to the assumption. Default: 100%.</w:t>
      </w:r>
    </w:p>
    <w:p w14:paraId="264C5374" w14:textId="77777777" w:rsidR="00C86F04" w:rsidRDefault="00AF3472" w:rsidP="00C86F04">
      <w:pPr>
        <w:pStyle w:val="ListParagraph"/>
        <w:numPr>
          <w:ilvl w:val="0"/>
          <w:numId w:val="2"/>
        </w:numPr>
        <w:contextualSpacing w:val="0"/>
      </w:pPr>
      <w:r w:rsidRPr="00C86F04">
        <w:rPr>
          <w:b/>
        </w:rPr>
        <w:t>Mortality rate (mort_sen)</w:t>
      </w:r>
      <w:r w:rsidR="00C86F04">
        <w:rPr>
          <w:b/>
        </w:rPr>
        <w:t xml:space="preserve">: </w:t>
      </w:r>
      <w:r w:rsidR="00C86F04">
        <w:t>Multiply to the assumption. Default: 100%.</w:t>
      </w:r>
    </w:p>
    <w:p w14:paraId="592A3DD0" w14:textId="77777777" w:rsidR="00AF3472" w:rsidRPr="00C86F04" w:rsidRDefault="00AF3472" w:rsidP="00AF3472">
      <w:pPr>
        <w:pStyle w:val="ListParagraph"/>
        <w:numPr>
          <w:ilvl w:val="0"/>
          <w:numId w:val="2"/>
        </w:numPr>
        <w:contextualSpacing w:val="0"/>
        <w:rPr>
          <w:b/>
        </w:rPr>
      </w:pPr>
      <w:r w:rsidRPr="00C86F04">
        <w:rPr>
          <w:b/>
        </w:rPr>
        <w:t>ULP Fund earned rate (</w:t>
      </w:r>
      <w:r w:rsidRPr="00C86F04">
        <w:rPr>
          <w:rFonts w:cstheme="minorHAnsi"/>
          <w:b/>
        </w:rPr>
        <w:t>ulp_fer_sen)</w:t>
      </w:r>
      <w:r w:rsidR="00C86F04" w:rsidRPr="00C86F04">
        <w:rPr>
          <w:rFonts w:cstheme="minorHAnsi"/>
          <w:b/>
        </w:rPr>
        <w:t xml:space="preserve">: </w:t>
      </w:r>
      <w:r w:rsidR="00C86F04">
        <w:t>Add to the assumption. Default: 0%</w:t>
      </w:r>
    </w:p>
    <w:p w14:paraId="44924900" w14:textId="77777777" w:rsidR="00AF3472" w:rsidRPr="00C86F04" w:rsidRDefault="00AF3472" w:rsidP="00AF3472">
      <w:pPr>
        <w:pStyle w:val="ListParagraph"/>
        <w:numPr>
          <w:ilvl w:val="0"/>
          <w:numId w:val="2"/>
        </w:numPr>
        <w:contextualSpacing w:val="0"/>
        <w:rPr>
          <w:b/>
        </w:rPr>
      </w:pPr>
      <w:r w:rsidRPr="00C86F04">
        <w:rPr>
          <w:b/>
        </w:rPr>
        <w:t>SH Fund earned rate (sh_fer_sen)</w:t>
      </w:r>
      <w:r w:rsidR="00C86F04">
        <w:rPr>
          <w:b/>
        </w:rPr>
        <w:t xml:space="preserve">: </w:t>
      </w:r>
      <w:r w:rsidR="00C86F04">
        <w:t>Add to the assumption. Default: 0%</w:t>
      </w:r>
    </w:p>
    <w:p w14:paraId="3B07692E" w14:textId="77777777" w:rsidR="00AF3472" w:rsidRPr="00C86F04" w:rsidRDefault="00AF3472" w:rsidP="00AF3472">
      <w:pPr>
        <w:pStyle w:val="ListParagraph"/>
        <w:numPr>
          <w:ilvl w:val="0"/>
          <w:numId w:val="2"/>
        </w:numPr>
        <w:contextualSpacing w:val="0"/>
        <w:rPr>
          <w:b/>
        </w:rPr>
      </w:pPr>
      <w:r w:rsidRPr="00C86F04">
        <w:rPr>
          <w:b/>
        </w:rPr>
        <w:t>Lapse (lapse_sen)</w:t>
      </w:r>
      <w:r w:rsidR="00C86F04">
        <w:rPr>
          <w:b/>
        </w:rPr>
        <w:t xml:space="preserve">: </w:t>
      </w:r>
      <w:r w:rsidR="00C86F04">
        <w:t>Multiply to the assumption. Default: 100%.</w:t>
      </w:r>
    </w:p>
    <w:p w14:paraId="265ADDEF" w14:textId="77777777" w:rsidR="00AF3472" w:rsidRPr="00C86F04" w:rsidRDefault="00AF3472" w:rsidP="00AF3472">
      <w:pPr>
        <w:pStyle w:val="ListParagraph"/>
        <w:numPr>
          <w:ilvl w:val="0"/>
          <w:numId w:val="2"/>
        </w:numPr>
        <w:contextualSpacing w:val="0"/>
        <w:rPr>
          <w:b/>
        </w:rPr>
      </w:pPr>
      <w:r w:rsidRPr="00C86F04">
        <w:rPr>
          <w:b/>
        </w:rPr>
        <w:t>RDR (rdr_sen)</w:t>
      </w:r>
      <w:r w:rsidR="00C86F04">
        <w:rPr>
          <w:b/>
        </w:rPr>
        <w:t xml:space="preserve">: </w:t>
      </w:r>
      <w:r w:rsidR="00C86F04">
        <w:t>Add to the assumption. Default: 0%</w:t>
      </w:r>
    </w:p>
    <w:p w14:paraId="0700D399" w14:textId="77777777" w:rsidR="00AF3472" w:rsidRPr="00C86F04" w:rsidRDefault="00AF3472" w:rsidP="00AF3472">
      <w:pPr>
        <w:pStyle w:val="ListParagraph"/>
        <w:numPr>
          <w:ilvl w:val="0"/>
          <w:numId w:val="2"/>
        </w:numPr>
        <w:contextualSpacing w:val="0"/>
        <w:rPr>
          <w:b/>
        </w:rPr>
      </w:pPr>
      <w:r w:rsidRPr="00C86F04">
        <w:rPr>
          <w:b/>
        </w:rPr>
        <w:t>VIR (vir_sen)</w:t>
      </w:r>
      <w:r w:rsidR="00C86F04">
        <w:rPr>
          <w:b/>
        </w:rPr>
        <w:t xml:space="preserve">: </w:t>
      </w:r>
      <w:r w:rsidR="00C86F04">
        <w:t>Add to the assumption. Default: 0%</w:t>
      </w:r>
    </w:p>
    <w:p w14:paraId="45C249C8" w14:textId="77777777" w:rsidR="00AF3472" w:rsidRPr="00C86F04" w:rsidRDefault="00AF3472" w:rsidP="00AF3472">
      <w:pPr>
        <w:pStyle w:val="ListParagraph"/>
        <w:numPr>
          <w:ilvl w:val="0"/>
          <w:numId w:val="2"/>
        </w:numPr>
        <w:contextualSpacing w:val="0"/>
        <w:rPr>
          <w:b/>
        </w:rPr>
      </w:pPr>
      <w:r w:rsidRPr="00C86F04">
        <w:rPr>
          <w:b/>
        </w:rPr>
        <w:t>Fund management charge (fmc_sen</w:t>
      </w:r>
      <w:r w:rsidR="002B79A7" w:rsidRPr="00C86F04">
        <w:rPr>
          <w:b/>
        </w:rPr>
        <w:t>)</w:t>
      </w:r>
      <w:r w:rsidR="00C86F04">
        <w:rPr>
          <w:b/>
        </w:rPr>
        <w:t xml:space="preserve">: </w:t>
      </w:r>
      <w:r w:rsidR="00C86F04">
        <w:t>Add to the assumption. Default: 0%</w:t>
      </w:r>
    </w:p>
    <w:p w14:paraId="49955625" w14:textId="77777777" w:rsidR="00EF40A2" w:rsidRDefault="00C86F04" w:rsidP="00422305">
      <w:pPr>
        <w:spacing w:before="120"/>
      </w:pPr>
      <w:r>
        <w:t>The table holds all these sensitivity factors will look like this:</w:t>
      </w:r>
    </w:p>
    <w:tbl>
      <w:tblPr>
        <w:tblStyle w:val="TableGrid"/>
        <w:tblW w:w="0" w:type="auto"/>
        <w:tblLook w:val="04A0" w:firstRow="1" w:lastRow="0" w:firstColumn="1" w:lastColumn="0" w:noHBand="0" w:noVBand="1"/>
      </w:tblPr>
      <w:tblGrid>
        <w:gridCol w:w="866"/>
        <w:gridCol w:w="1118"/>
        <w:gridCol w:w="983"/>
        <w:gridCol w:w="962"/>
        <w:gridCol w:w="1003"/>
        <w:gridCol w:w="981"/>
        <w:gridCol w:w="875"/>
        <w:gridCol w:w="550"/>
        <w:gridCol w:w="812"/>
        <w:gridCol w:w="866"/>
      </w:tblGrid>
      <w:tr w:rsidR="00C86F04" w14:paraId="272F173B" w14:textId="77777777" w:rsidTr="00C86F04">
        <w:tc>
          <w:tcPr>
            <w:tcW w:w="866" w:type="dxa"/>
          </w:tcPr>
          <w:p w14:paraId="0116B724" w14:textId="77777777" w:rsidR="00C86F04" w:rsidRPr="00C86F04" w:rsidRDefault="00C86F04" w:rsidP="00C86F04">
            <w:pPr>
              <w:rPr>
                <w:sz w:val="18"/>
              </w:rPr>
            </w:pPr>
            <w:r w:rsidRPr="00C86F04">
              <w:rPr>
                <w:sz w:val="18"/>
              </w:rPr>
              <w:lastRenderedPageBreak/>
              <w:t>Scenario ID</w:t>
            </w:r>
          </w:p>
        </w:tc>
        <w:tc>
          <w:tcPr>
            <w:tcW w:w="1118" w:type="dxa"/>
          </w:tcPr>
          <w:p w14:paraId="5F7C908E" w14:textId="77777777" w:rsidR="00C86F04" w:rsidRPr="00C86F04" w:rsidRDefault="00C86F04" w:rsidP="00C86F04">
            <w:pPr>
              <w:rPr>
                <w:sz w:val="18"/>
              </w:rPr>
            </w:pPr>
            <w:r w:rsidRPr="00C86F04">
              <w:rPr>
                <w:b/>
                <w:sz w:val="18"/>
              </w:rPr>
              <w:t>op_exp_sen</w:t>
            </w:r>
          </w:p>
        </w:tc>
        <w:tc>
          <w:tcPr>
            <w:tcW w:w="983" w:type="dxa"/>
          </w:tcPr>
          <w:p w14:paraId="48C2856F" w14:textId="77777777" w:rsidR="00C86F04" w:rsidRPr="00C86F04" w:rsidRDefault="00C86F04" w:rsidP="00C86F04">
            <w:pPr>
              <w:rPr>
                <w:sz w:val="18"/>
              </w:rPr>
            </w:pPr>
            <w:r w:rsidRPr="00C86F04">
              <w:rPr>
                <w:b/>
                <w:sz w:val="18"/>
              </w:rPr>
              <w:t>ie_pp_sen</w:t>
            </w:r>
          </w:p>
        </w:tc>
        <w:tc>
          <w:tcPr>
            <w:tcW w:w="962" w:type="dxa"/>
          </w:tcPr>
          <w:p w14:paraId="6985BD34" w14:textId="77777777" w:rsidR="00C86F04" w:rsidRPr="00C86F04" w:rsidRDefault="00C86F04" w:rsidP="00C86F04">
            <w:pPr>
              <w:rPr>
                <w:sz w:val="18"/>
              </w:rPr>
            </w:pPr>
            <w:r w:rsidRPr="00C86F04">
              <w:rPr>
                <w:b/>
                <w:sz w:val="18"/>
              </w:rPr>
              <w:t>ie_pc_sen</w:t>
            </w:r>
          </w:p>
        </w:tc>
        <w:tc>
          <w:tcPr>
            <w:tcW w:w="1003" w:type="dxa"/>
          </w:tcPr>
          <w:p w14:paraId="4AB8517A" w14:textId="77777777" w:rsidR="00C86F04" w:rsidRPr="00C86F04" w:rsidRDefault="00C86F04" w:rsidP="00C86F04">
            <w:pPr>
              <w:rPr>
                <w:sz w:val="18"/>
              </w:rPr>
            </w:pPr>
            <w:r w:rsidRPr="00C86F04">
              <w:rPr>
                <w:b/>
                <w:sz w:val="18"/>
              </w:rPr>
              <w:t>re_pp_sen</w:t>
            </w:r>
          </w:p>
        </w:tc>
        <w:tc>
          <w:tcPr>
            <w:tcW w:w="981" w:type="dxa"/>
          </w:tcPr>
          <w:p w14:paraId="1C1A8A24" w14:textId="77777777" w:rsidR="00C86F04" w:rsidRPr="00C86F04" w:rsidRDefault="00C86F04" w:rsidP="00C86F04">
            <w:pPr>
              <w:rPr>
                <w:sz w:val="18"/>
              </w:rPr>
            </w:pPr>
            <w:r w:rsidRPr="00C86F04">
              <w:rPr>
                <w:b/>
                <w:sz w:val="18"/>
              </w:rPr>
              <w:t>re_pc_sen</w:t>
            </w:r>
          </w:p>
        </w:tc>
        <w:tc>
          <w:tcPr>
            <w:tcW w:w="875" w:type="dxa"/>
          </w:tcPr>
          <w:p w14:paraId="4132523B" w14:textId="26F06EFC" w:rsidR="00C86F04" w:rsidRPr="00C86F04" w:rsidRDefault="00E071CB" w:rsidP="00C86F04">
            <w:pPr>
              <w:rPr>
                <w:sz w:val="18"/>
              </w:rPr>
            </w:pPr>
            <w:r>
              <w:rPr>
                <w:b/>
                <w:sz w:val="18"/>
              </w:rPr>
              <w:t>inf</w:t>
            </w:r>
            <w:r w:rsidR="00C86F04" w:rsidRPr="00C86F04">
              <w:rPr>
                <w:b/>
                <w:sz w:val="18"/>
              </w:rPr>
              <w:t>_sen</w:t>
            </w:r>
          </w:p>
        </w:tc>
        <w:tc>
          <w:tcPr>
            <w:tcW w:w="550" w:type="dxa"/>
          </w:tcPr>
          <w:p w14:paraId="42898264" w14:textId="77777777" w:rsidR="00C86F04" w:rsidRPr="00C86F04" w:rsidRDefault="00C86F04" w:rsidP="00C86F04">
            <w:pPr>
              <w:rPr>
                <w:sz w:val="18"/>
              </w:rPr>
            </w:pPr>
            <w:r w:rsidRPr="00C86F04">
              <w:rPr>
                <w:sz w:val="18"/>
              </w:rPr>
              <w:t>…</w:t>
            </w:r>
          </w:p>
        </w:tc>
        <w:tc>
          <w:tcPr>
            <w:tcW w:w="812" w:type="dxa"/>
          </w:tcPr>
          <w:p w14:paraId="305C11D1" w14:textId="77777777" w:rsidR="00C86F04" w:rsidRPr="00C86F04" w:rsidRDefault="00C86F04" w:rsidP="00C86F04">
            <w:pPr>
              <w:rPr>
                <w:sz w:val="18"/>
              </w:rPr>
            </w:pPr>
            <w:r w:rsidRPr="00C86F04">
              <w:rPr>
                <w:b/>
                <w:sz w:val="18"/>
              </w:rPr>
              <w:t>vir_sen</w:t>
            </w:r>
          </w:p>
        </w:tc>
        <w:tc>
          <w:tcPr>
            <w:tcW w:w="866" w:type="dxa"/>
          </w:tcPr>
          <w:p w14:paraId="57245072" w14:textId="77777777" w:rsidR="00C86F04" w:rsidRPr="00C86F04" w:rsidRDefault="00C86F04" w:rsidP="00C86F04">
            <w:pPr>
              <w:rPr>
                <w:sz w:val="18"/>
              </w:rPr>
            </w:pPr>
            <w:r w:rsidRPr="00C86F04">
              <w:rPr>
                <w:b/>
                <w:sz w:val="18"/>
              </w:rPr>
              <w:t>fmc_sen</w:t>
            </w:r>
          </w:p>
        </w:tc>
      </w:tr>
      <w:tr w:rsidR="00C86F04" w14:paraId="3216B088" w14:textId="77777777" w:rsidTr="00C86F04">
        <w:tc>
          <w:tcPr>
            <w:tcW w:w="866" w:type="dxa"/>
          </w:tcPr>
          <w:p w14:paraId="549B08E6" w14:textId="77777777" w:rsidR="00C86F04" w:rsidRPr="00C86F04" w:rsidRDefault="00C86F04" w:rsidP="00C86F04">
            <w:pPr>
              <w:rPr>
                <w:sz w:val="18"/>
              </w:rPr>
            </w:pPr>
            <w:r w:rsidRPr="00C86F04">
              <w:rPr>
                <w:sz w:val="18"/>
              </w:rPr>
              <w:t>1</w:t>
            </w:r>
          </w:p>
        </w:tc>
        <w:tc>
          <w:tcPr>
            <w:tcW w:w="1118" w:type="dxa"/>
          </w:tcPr>
          <w:p w14:paraId="5AB150EB" w14:textId="77777777" w:rsidR="00C86F04" w:rsidRPr="00C86F04" w:rsidRDefault="00C86F04" w:rsidP="00C86F04">
            <w:pPr>
              <w:rPr>
                <w:sz w:val="20"/>
              </w:rPr>
            </w:pPr>
            <w:r w:rsidRPr="00C86F04">
              <w:rPr>
                <w:sz w:val="18"/>
              </w:rPr>
              <w:t>100</w:t>
            </w:r>
          </w:p>
        </w:tc>
        <w:tc>
          <w:tcPr>
            <w:tcW w:w="983" w:type="dxa"/>
          </w:tcPr>
          <w:p w14:paraId="5F7A40C1" w14:textId="77777777" w:rsidR="00C86F04" w:rsidRPr="00C86F04" w:rsidRDefault="00C86F04" w:rsidP="00C86F04">
            <w:pPr>
              <w:rPr>
                <w:sz w:val="18"/>
              </w:rPr>
            </w:pPr>
            <w:r w:rsidRPr="00C86F04">
              <w:rPr>
                <w:sz w:val="18"/>
              </w:rPr>
              <w:t>100</w:t>
            </w:r>
          </w:p>
        </w:tc>
        <w:tc>
          <w:tcPr>
            <w:tcW w:w="962" w:type="dxa"/>
          </w:tcPr>
          <w:p w14:paraId="70130FD7" w14:textId="77777777" w:rsidR="00C86F04" w:rsidRPr="00C86F04" w:rsidRDefault="00C86F04" w:rsidP="00C86F04">
            <w:pPr>
              <w:rPr>
                <w:sz w:val="18"/>
              </w:rPr>
            </w:pPr>
            <w:r>
              <w:rPr>
                <w:sz w:val="18"/>
              </w:rPr>
              <w:t>0</w:t>
            </w:r>
          </w:p>
        </w:tc>
        <w:tc>
          <w:tcPr>
            <w:tcW w:w="1003" w:type="dxa"/>
          </w:tcPr>
          <w:p w14:paraId="2653A23E" w14:textId="77777777" w:rsidR="00C86F04" w:rsidRPr="00C86F04" w:rsidRDefault="00C86F04" w:rsidP="00C86F04">
            <w:pPr>
              <w:rPr>
                <w:sz w:val="18"/>
              </w:rPr>
            </w:pPr>
            <w:r w:rsidRPr="00C86F04">
              <w:rPr>
                <w:sz w:val="18"/>
              </w:rPr>
              <w:t>100</w:t>
            </w:r>
          </w:p>
        </w:tc>
        <w:tc>
          <w:tcPr>
            <w:tcW w:w="981" w:type="dxa"/>
          </w:tcPr>
          <w:p w14:paraId="7183F72B" w14:textId="77777777" w:rsidR="00C86F04" w:rsidRPr="00C86F04" w:rsidRDefault="00C86F04" w:rsidP="00C86F04">
            <w:pPr>
              <w:rPr>
                <w:sz w:val="18"/>
              </w:rPr>
            </w:pPr>
            <w:r>
              <w:rPr>
                <w:sz w:val="18"/>
              </w:rPr>
              <w:t>0</w:t>
            </w:r>
          </w:p>
        </w:tc>
        <w:tc>
          <w:tcPr>
            <w:tcW w:w="875" w:type="dxa"/>
          </w:tcPr>
          <w:p w14:paraId="6EAE13DF" w14:textId="77777777" w:rsidR="00C86F04" w:rsidRPr="00C86F04" w:rsidRDefault="00C86F04" w:rsidP="00C86F04">
            <w:pPr>
              <w:rPr>
                <w:sz w:val="18"/>
              </w:rPr>
            </w:pPr>
            <w:r>
              <w:rPr>
                <w:sz w:val="18"/>
              </w:rPr>
              <w:t>0</w:t>
            </w:r>
          </w:p>
        </w:tc>
        <w:tc>
          <w:tcPr>
            <w:tcW w:w="550" w:type="dxa"/>
          </w:tcPr>
          <w:p w14:paraId="273D378B" w14:textId="77777777" w:rsidR="00C86F04" w:rsidRPr="00C86F04" w:rsidRDefault="00C86F04" w:rsidP="00C86F04">
            <w:pPr>
              <w:rPr>
                <w:sz w:val="18"/>
              </w:rPr>
            </w:pPr>
            <w:r w:rsidRPr="00C86F04">
              <w:rPr>
                <w:sz w:val="18"/>
              </w:rPr>
              <w:t>…</w:t>
            </w:r>
          </w:p>
        </w:tc>
        <w:tc>
          <w:tcPr>
            <w:tcW w:w="812" w:type="dxa"/>
          </w:tcPr>
          <w:p w14:paraId="728887C4" w14:textId="77777777" w:rsidR="00C86F04" w:rsidRPr="00C86F04" w:rsidRDefault="00C86F04" w:rsidP="00C86F04">
            <w:pPr>
              <w:rPr>
                <w:sz w:val="18"/>
              </w:rPr>
            </w:pPr>
            <w:r>
              <w:rPr>
                <w:sz w:val="18"/>
              </w:rPr>
              <w:t>0</w:t>
            </w:r>
          </w:p>
        </w:tc>
        <w:tc>
          <w:tcPr>
            <w:tcW w:w="866" w:type="dxa"/>
          </w:tcPr>
          <w:p w14:paraId="7ACD53D9" w14:textId="77777777" w:rsidR="00C86F04" w:rsidRPr="00C86F04" w:rsidRDefault="00C86F04" w:rsidP="00C86F04">
            <w:pPr>
              <w:rPr>
                <w:sz w:val="18"/>
              </w:rPr>
            </w:pPr>
            <w:r>
              <w:rPr>
                <w:sz w:val="18"/>
              </w:rPr>
              <w:t>0</w:t>
            </w:r>
          </w:p>
        </w:tc>
      </w:tr>
      <w:tr w:rsidR="00C86F04" w14:paraId="202C1391" w14:textId="77777777" w:rsidTr="00C86F04">
        <w:tc>
          <w:tcPr>
            <w:tcW w:w="866" w:type="dxa"/>
          </w:tcPr>
          <w:p w14:paraId="2B7F1F42" w14:textId="77777777" w:rsidR="00C86F04" w:rsidRPr="00C86F04" w:rsidRDefault="00C86F04" w:rsidP="00C86F04">
            <w:pPr>
              <w:rPr>
                <w:sz w:val="18"/>
              </w:rPr>
            </w:pPr>
            <w:r w:rsidRPr="00C86F04">
              <w:rPr>
                <w:sz w:val="18"/>
              </w:rPr>
              <w:t>2</w:t>
            </w:r>
          </w:p>
        </w:tc>
        <w:tc>
          <w:tcPr>
            <w:tcW w:w="1118" w:type="dxa"/>
          </w:tcPr>
          <w:p w14:paraId="46DEF640" w14:textId="77777777" w:rsidR="00C86F04" w:rsidRPr="00C86F04" w:rsidRDefault="00C86F04" w:rsidP="00C86F04">
            <w:pPr>
              <w:rPr>
                <w:sz w:val="18"/>
              </w:rPr>
            </w:pPr>
          </w:p>
        </w:tc>
        <w:tc>
          <w:tcPr>
            <w:tcW w:w="983" w:type="dxa"/>
          </w:tcPr>
          <w:p w14:paraId="7299D5D4" w14:textId="77777777" w:rsidR="00C86F04" w:rsidRPr="00C86F04" w:rsidRDefault="00C86F04" w:rsidP="00C86F04">
            <w:pPr>
              <w:rPr>
                <w:sz w:val="18"/>
              </w:rPr>
            </w:pPr>
          </w:p>
        </w:tc>
        <w:tc>
          <w:tcPr>
            <w:tcW w:w="962" w:type="dxa"/>
          </w:tcPr>
          <w:p w14:paraId="12AD2B64" w14:textId="77777777" w:rsidR="00C86F04" w:rsidRPr="00C86F04" w:rsidRDefault="00C86F04" w:rsidP="00C86F04">
            <w:pPr>
              <w:rPr>
                <w:sz w:val="18"/>
              </w:rPr>
            </w:pPr>
          </w:p>
        </w:tc>
        <w:tc>
          <w:tcPr>
            <w:tcW w:w="1003" w:type="dxa"/>
          </w:tcPr>
          <w:p w14:paraId="18665B18" w14:textId="77777777" w:rsidR="00C86F04" w:rsidRPr="00C86F04" w:rsidRDefault="00C86F04" w:rsidP="00C86F04">
            <w:pPr>
              <w:rPr>
                <w:sz w:val="18"/>
              </w:rPr>
            </w:pPr>
          </w:p>
        </w:tc>
        <w:tc>
          <w:tcPr>
            <w:tcW w:w="981" w:type="dxa"/>
          </w:tcPr>
          <w:p w14:paraId="29C1714D" w14:textId="77777777" w:rsidR="00C86F04" w:rsidRPr="00C86F04" w:rsidRDefault="00C86F04" w:rsidP="00C86F04">
            <w:pPr>
              <w:rPr>
                <w:sz w:val="18"/>
              </w:rPr>
            </w:pPr>
          </w:p>
        </w:tc>
        <w:tc>
          <w:tcPr>
            <w:tcW w:w="875" w:type="dxa"/>
          </w:tcPr>
          <w:p w14:paraId="7D2458AE" w14:textId="77777777" w:rsidR="00C86F04" w:rsidRPr="00C86F04" w:rsidRDefault="00C86F04" w:rsidP="00C86F04">
            <w:pPr>
              <w:rPr>
                <w:sz w:val="18"/>
              </w:rPr>
            </w:pPr>
          </w:p>
        </w:tc>
        <w:tc>
          <w:tcPr>
            <w:tcW w:w="550" w:type="dxa"/>
          </w:tcPr>
          <w:p w14:paraId="766B16E0" w14:textId="77777777" w:rsidR="00C86F04" w:rsidRPr="00C86F04" w:rsidRDefault="00C86F04" w:rsidP="00C86F04">
            <w:pPr>
              <w:rPr>
                <w:sz w:val="18"/>
              </w:rPr>
            </w:pPr>
            <w:r w:rsidRPr="00C86F04">
              <w:rPr>
                <w:sz w:val="18"/>
              </w:rPr>
              <w:t>…</w:t>
            </w:r>
          </w:p>
        </w:tc>
        <w:tc>
          <w:tcPr>
            <w:tcW w:w="812" w:type="dxa"/>
          </w:tcPr>
          <w:p w14:paraId="05597F66" w14:textId="77777777" w:rsidR="00C86F04" w:rsidRPr="00C86F04" w:rsidRDefault="00C86F04" w:rsidP="00C86F04">
            <w:pPr>
              <w:rPr>
                <w:sz w:val="18"/>
              </w:rPr>
            </w:pPr>
          </w:p>
        </w:tc>
        <w:tc>
          <w:tcPr>
            <w:tcW w:w="866" w:type="dxa"/>
          </w:tcPr>
          <w:p w14:paraId="55790E72" w14:textId="77777777" w:rsidR="00C86F04" w:rsidRPr="00C86F04" w:rsidRDefault="00C86F04" w:rsidP="00C86F04">
            <w:pPr>
              <w:rPr>
                <w:sz w:val="18"/>
              </w:rPr>
            </w:pPr>
          </w:p>
        </w:tc>
      </w:tr>
      <w:tr w:rsidR="00C86F04" w14:paraId="48CF0753" w14:textId="77777777" w:rsidTr="00C86F04">
        <w:tc>
          <w:tcPr>
            <w:tcW w:w="866" w:type="dxa"/>
          </w:tcPr>
          <w:p w14:paraId="55F76795" w14:textId="77777777" w:rsidR="00C86F04" w:rsidRPr="00C86F04" w:rsidRDefault="00C86F04" w:rsidP="00C86F04">
            <w:pPr>
              <w:rPr>
                <w:sz w:val="18"/>
              </w:rPr>
            </w:pPr>
            <w:r w:rsidRPr="00C86F04">
              <w:rPr>
                <w:sz w:val="18"/>
              </w:rPr>
              <w:t>…</w:t>
            </w:r>
          </w:p>
        </w:tc>
        <w:tc>
          <w:tcPr>
            <w:tcW w:w="1118" w:type="dxa"/>
          </w:tcPr>
          <w:p w14:paraId="0F4DAB07" w14:textId="77777777" w:rsidR="00C86F04" w:rsidRPr="00C86F04" w:rsidRDefault="00C86F04" w:rsidP="00C86F04">
            <w:pPr>
              <w:rPr>
                <w:sz w:val="18"/>
              </w:rPr>
            </w:pPr>
            <w:r w:rsidRPr="00C86F04">
              <w:rPr>
                <w:sz w:val="18"/>
              </w:rPr>
              <w:t>…</w:t>
            </w:r>
          </w:p>
        </w:tc>
        <w:tc>
          <w:tcPr>
            <w:tcW w:w="983" w:type="dxa"/>
          </w:tcPr>
          <w:p w14:paraId="31A6F499" w14:textId="77777777" w:rsidR="00C86F04" w:rsidRPr="00C86F04" w:rsidRDefault="00C86F04" w:rsidP="00C86F04">
            <w:pPr>
              <w:rPr>
                <w:sz w:val="18"/>
              </w:rPr>
            </w:pPr>
            <w:r w:rsidRPr="00C86F04">
              <w:rPr>
                <w:sz w:val="18"/>
              </w:rPr>
              <w:t>…</w:t>
            </w:r>
          </w:p>
        </w:tc>
        <w:tc>
          <w:tcPr>
            <w:tcW w:w="962" w:type="dxa"/>
          </w:tcPr>
          <w:p w14:paraId="6D026F3D" w14:textId="77777777" w:rsidR="00C86F04" w:rsidRPr="00C86F04" w:rsidRDefault="00C86F04" w:rsidP="00C86F04">
            <w:pPr>
              <w:rPr>
                <w:sz w:val="18"/>
              </w:rPr>
            </w:pPr>
            <w:r w:rsidRPr="00C86F04">
              <w:rPr>
                <w:sz w:val="18"/>
              </w:rPr>
              <w:t>…</w:t>
            </w:r>
          </w:p>
        </w:tc>
        <w:tc>
          <w:tcPr>
            <w:tcW w:w="1003" w:type="dxa"/>
          </w:tcPr>
          <w:p w14:paraId="11727950" w14:textId="77777777" w:rsidR="00C86F04" w:rsidRPr="00C86F04" w:rsidRDefault="00C86F04" w:rsidP="00C86F04">
            <w:pPr>
              <w:rPr>
                <w:sz w:val="18"/>
              </w:rPr>
            </w:pPr>
            <w:r w:rsidRPr="00C86F04">
              <w:rPr>
                <w:sz w:val="18"/>
              </w:rPr>
              <w:t>…</w:t>
            </w:r>
          </w:p>
        </w:tc>
        <w:tc>
          <w:tcPr>
            <w:tcW w:w="981" w:type="dxa"/>
          </w:tcPr>
          <w:p w14:paraId="6FA4B92B" w14:textId="77777777" w:rsidR="00C86F04" w:rsidRPr="00C86F04" w:rsidRDefault="00C86F04" w:rsidP="00C86F04">
            <w:pPr>
              <w:rPr>
                <w:sz w:val="18"/>
              </w:rPr>
            </w:pPr>
            <w:r w:rsidRPr="00C86F04">
              <w:rPr>
                <w:sz w:val="18"/>
              </w:rPr>
              <w:t>…</w:t>
            </w:r>
          </w:p>
        </w:tc>
        <w:tc>
          <w:tcPr>
            <w:tcW w:w="875" w:type="dxa"/>
          </w:tcPr>
          <w:p w14:paraId="1D608EEC" w14:textId="77777777" w:rsidR="00C86F04" w:rsidRPr="00C86F04" w:rsidRDefault="00C86F04" w:rsidP="00C86F04">
            <w:pPr>
              <w:rPr>
                <w:sz w:val="18"/>
              </w:rPr>
            </w:pPr>
            <w:r w:rsidRPr="00C86F04">
              <w:rPr>
                <w:sz w:val="18"/>
              </w:rPr>
              <w:t>…</w:t>
            </w:r>
          </w:p>
        </w:tc>
        <w:tc>
          <w:tcPr>
            <w:tcW w:w="550" w:type="dxa"/>
          </w:tcPr>
          <w:p w14:paraId="1C57C795" w14:textId="77777777" w:rsidR="00C86F04" w:rsidRPr="00C86F04" w:rsidRDefault="00C86F04" w:rsidP="00C86F04">
            <w:pPr>
              <w:rPr>
                <w:sz w:val="18"/>
              </w:rPr>
            </w:pPr>
            <w:r w:rsidRPr="00C86F04">
              <w:rPr>
                <w:sz w:val="18"/>
              </w:rPr>
              <w:t>…</w:t>
            </w:r>
          </w:p>
        </w:tc>
        <w:tc>
          <w:tcPr>
            <w:tcW w:w="812" w:type="dxa"/>
          </w:tcPr>
          <w:p w14:paraId="6E905C6B" w14:textId="77777777" w:rsidR="00C86F04" w:rsidRPr="00C86F04" w:rsidRDefault="00C86F04" w:rsidP="00C86F04">
            <w:pPr>
              <w:rPr>
                <w:sz w:val="18"/>
              </w:rPr>
            </w:pPr>
            <w:r w:rsidRPr="00C86F04">
              <w:rPr>
                <w:sz w:val="18"/>
              </w:rPr>
              <w:t>…</w:t>
            </w:r>
          </w:p>
        </w:tc>
        <w:tc>
          <w:tcPr>
            <w:tcW w:w="866" w:type="dxa"/>
          </w:tcPr>
          <w:p w14:paraId="3336650A" w14:textId="77777777" w:rsidR="00C86F04" w:rsidRPr="00C86F04" w:rsidRDefault="00C86F04" w:rsidP="00C86F04">
            <w:pPr>
              <w:rPr>
                <w:sz w:val="18"/>
              </w:rPr>
            </w:pPr>
            <w:r w:rsidRPr="00C86F04">
              <w:rPr>
                <w:sz w:val="18"/>
              </w:rPr>
              <w:t>…</w:t>
            </w:r>
          </w:p>
        </w:tc>
      </w:tr>
    </w:tbl>
    <w:p w14:paraId="4958DB0F" w14:textId="77777777" w:rsidR="00C86F04" w:rsidRDefault="00C86F04" w:rsidP="00EF40A2">
      <w:pPr>
        <w:spacing w:before="120"/>
      </w:pPr>
      <w:r>
        <w:t>Scenario 1 should always be the base scenario, where all these factors do not impact the calculation.</w:t>
      </w:r>
    </w:p>
    <w:p w14:paraId="46B56800" w14:textId="0C22C98D" w:rsidR="002E5860" w:rsidRDefault="00BA3A37" w:rsidP="00EF40A2">
      <w:pPr>
        <w:spacing w:before="120"/>
      </w:pPr>
      <w:ins w:id="0" w:author="Tu Doan" w:date="2026-05-14T00:15:00Z" w16du:dateUtc="2026-05-13T17:15:00Z">
        <w:r>
          <w:rPr>
            <w:b/>
            <w:bCs/>
          </w:rPr>
          <w:t>Note that</w:t>
        </w:r>
        <w:r w:rsidR="008F4855">
          <w:rPr>
            <w:b/>
            <w:bCs/>
          </w:rPr>
          <w:t xml:space="preserve">: </w:t>
        </w:r>
      </w:ins>
      <w:ins w:id="1" w:author="Tu Doan" w:date="2026-05-14T00:16:00Z" w16du:dateUtc="2026-05-13T17:16:00Z">
        <w:r w:rsidR="008F4855">
          <w:t>in the implementation,</w:t>
        </w:r>
      </w:ins>
      <w:ins w:id="2" w:author="Tu Doan" w:date="2026-05-14T00:15:00Z" w16du:dateUtc="2026-05-13T17:15:00Z">
        <w:r w:rsidRPr="00BA3A37">
          <w:rPr>
            <w:rPrChange w:id="3" w:author="Tu Doan" w:date="2026-05-14T00:15:00Z" w16du:dateUtc="2026-05-13T17:15:00Z">
              <w:rPr>
                <w:b/>
                <w:bCs/>
              </w:rPr>
            </w:rPrChange>
          </w:rPr>
          <w:t xml:space="preserve"> s</w:t>
        </w:r>
      </w:ins>
      <w:ins w:id="4" w:author="Tu Doan" w:date="2026-05-13T23:59:00Z">
        <w:r w:rsidR="009B36E5" w:rsidRPr="009B36E5">
          <w:t>ensitivity factors are applied to assumption parameters BEFORE model execution. This architecture keeps calculation formulas clean and unchanged while allowing flexible sensitivity analysis.</w:t>
        </w:r>
      </w:ins>
    </w:p>
    <w:p w14:paraId="5D8637EF" w14:textId="24272D33" w:rsidR="00790477" w:rsidRDefault="00790477" w:rsidP="00790477">
      <w:pPr>
        <w:pStyle w:val="Heading3"/>
      </w:pPr>
      <w:r>
        <w:t>Stochastic mode</w:t>
      </w:r>
    </w:p>
    <w:p w14:paraId="066C2CAA" w14:textId="49D1AD3E" w:rsidR="00455299" w:rsidRDefault="003124CB" w:rsidP="00142C05">
      <w:pPr>
        <w:spacing w:before="120"/>
      </w:pPr>
      <w:r w:rsidRPr="003124CB">
        <w:t>In stochastic mode, the following rate assumptions vary across both time steps and simulations as outputs of the economic scenario generator</w:t>
      </w:r>
      <w:r w:rsidR="00146090" w:rsidRPr="00146090">
        <w:t xml:space="preserve">: </w:t>
      </w:r>
    </w:p>
    <w:p w14:paraId="28468663" w14:textId="77777777" w:rsidR="00455299" w:rsidRDefault="00146090" w:rsidP="00142C05">
      <w:pPr>
        <w:pStyle w:val="ListParagraph"/>
        <w:numPr>
          <w:ilvl w:val="0"/>
          <w:numId w:val="11"/>
        </w:numPr>
        <w:spacing w:before="120"/>
      </w:pPr>
      <w:r w:rsidRPr="00146090">
        <w:t>ann_ulp_fer(t),</w:t>
      </w:r>
    </w:p>
    <w:p w14:paraId="5DC651DD" w14:textId="77777777" w:rsidR="00455299" w:rsidRDefault="00146090" w:rsidP="00142C05">
      <w:pPr>
        <w:pStyle w:val="ListParagraph"/>
        <w:numPr>
          <w:ilvl w:val="0"/>
          <w:numId w:val="11"/>
        </w:numPr>
        <w:spacing w:before="120"/>
      </w:pPr>
      <w:r w:rsidRPr="00146090">
        <w:t xml:space="preserve">ann_sh_fer(t), </w:t>
      </w:r>
    </w:p>
    <w:p w14:paraId="4A58E8CB" w14:textId="77777777" w:rsidR="00455299" w:rsidRDefault="00146090" w:rsidP="00142C05">
      <w:pPr>
        <w:pStyle w:val="ListParagraph"/>
        <w:numPr>
          <w:ilvl w:val="0"/>
          <w:numId w:val="11"/>
        </w:numPr>
        <w:spacing w:before="120"/>
      </w:pPr>
      <w:r w:rsidRPr="00146090">
        <w:t xml:space="preserve">ann_vir(t), </w:t>
      </w:r>
    </w:p>
    <w:p w14:paraId="12352EEE" w14:textId="1C3F7ADB" w:rsidR="00146090" w:rsidRDefault="00146090" w:rsidP="00142C05">
      <w:pPr>
        <w:pStyle w:val="ListParagraph"/>
        <w:numPr>
          <w:ilvl w:val="0"/>
          <w:numId w:val="11"/>
        </w:numPr>
        <w:spacing w:before="120"/>
      </w:pPr>
      <w:r w:rsidRPr="00146090">
        <w:t xml:space="preserve">ann_rdr(t). </w:t>
      </w:r>
    </w:p>
    <w:p w14:paraId="73829FDD" w14:textId="77777777" w:rsidR="006D535F" w:rsidRDefault="006D535F" w:rsidP="00142C05">
      <w:pPr>
        <w:spacing w:before="120"/>
      </w:pPr>
      <w:r w:rsidRPr="006D535F">
        <w:t>In all deterministic modes, these assumptions are treated as constants.</w:t>
      </w:r>
    </w:p>
    <w:p w14:paraId="358B224B" w14:textId="77777777" w:rsidR="00316E3B" w:rsidRDefault="00316E3B" w:rsidP="00142C05">
      <w:r w:rsidRPr="00316E3B">
        <w:t>For simplicity, the expense inflation rate is currently held constant across simulations, even though in a full economic scenario generator it would typically be derived from the same underlying interest rate environment that drives all other stochastic rate assumptions. This is a known simplification and may be revisited when the stochastic design is finalised.</w:t>
      </w:r>
    </w:p>
    <w:p w14:paraId="399E3DA0" w14:textId="77777777" w:rsidR="001E7717" w:rsidRDefault="006D535F" w:rsidP="00142C05">
      <w:r>
        <w:t>All other rate assumptions, including ann_fmc_pc and ann_fme_pc, remain constant across simulations. In scenarios where ann_ulp_fer(t) is low, the monthly crediting rate m_unit_gth(t) may become negative; any resulting shortfall relative to the hard guaranteed rate is absorbed by the cost of guarantee mechanism and borne by shareholders, as specified in S1.54 and S1.57.</w:t>
      </w:r>
    </w:p>
    <w:p w14:paraId="70D8BB78" w14:textId="20386FC7" w:rsidR="00D55CCF" w:rsidRPr="001E7717" w:rsidRDefault="001E7717" w:rsidP="00142C05">
      <w:r w:rsidRPr="001E7717">
        <w:rPr>
          <w:b/>
          <w:bCs/>
        </w:rPr>
        <w:t>Stochastic rate inputs:</w:t>
      </w:r>
      <w:r w:rsidRPr="001E7717">
        <w:t xml:space="preserve"> In stochastic mode, the four time-varying rate assumptions (ann_ulp_fer, ann_sh_fer, ann_vir, ann_rdr) must be supplied externally as a pre-generated scenario set, with one value per simulation per time step. The recommended format is Parquet, indexed by simulation ID and time step. For development and testing purposes, these rates may be freely simulated</w:t>
      </w:r>
      <w:r w:rsidR="00142C05">
        <w:t>,</w:t>
      </w:r>
      <w:r w:rsidRPr="001E7717">
        <w:t xml:space="preserve"> </w:t>
      </w:r>
      <w:r w:rsidR="00142C05">
        <w:t>e.g.</w:t>
      </w:r>
      <w:r w:rsidRPr="001E7717">
        <w:t>, by drawing from a simple mean-reverting process</w:t>
      </w:r>
      <w:r w:rsidR="00142C05">
        <w:t xml:space="preserve">, </w:t>
      </w:r>
      <w:r w:rsidRPr="001E7717">
        <w:t xml:space="preserve">without requiring a fully calibrated economic scenario generator. </w:t>
      </w:r>
      <w:r w:rsidR="00D55CCF">
        <w:br w:type="page"/>
      </w:r>
    </w:p>
    <w:p w14:paraId="459CCF72" w14:textId="77777777" w:rsidR="007D58EF" w:rsidRDefault="007D58EF" w:rsidP="007D58EF">
      <w:pPr>
        <w:pStyle w:val="Heading1"/>
      </w:pPr>
      <w:r>
        <w:lastRenderedPageBreak/>
        <w:t>Model Calculations</w:t>
      </w:r>
    </w:p>
    <w:p w14:paraId="2BCF3523" w14:textId="77777777" w:rsidR="00885843" w:rsidRDefault="00885843" w:rsidP="00F426E1">
      <w:r>
        <w:t xml:space="preserve">The following calculation logic is for a single policy projection. </w:t>
      </w:r>
    </w:p>
    <w:p w14:paraId="473648B2" w14:textId="77777777" w:rsidR="00C54208" w:rsidRDefault="00C54208" w:rsidP="00C54208">
      <w:r>
        <w:t>The overall summary graph is as below.</w:t>
      </w:r>
    </w:p>
    <w:p w14:paraId="1FD89FD9" w14:textId="77777777" w:rsidR="00CD11FC" w:rsidRDefault="00CD11FC" w:rsidP="00CD11FC">
      <w:r>
        <w:t>==================================================================================</w:t>
      </w:r>
    </w:p>
    <w:p w14:paraId="2D4342D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CROSS-PART DEPENDENCY SUMMARY (REFINED)</w:t>
      </w:r>
    </w:p>
    <w:p w14:paraId="086797F6"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w:t>
      </w:r>
    </w:p>
    <w:p w14:paraId="093D5CC9" w14:textId="77777777" w:rsidR="0091641A" w:rsidRPr="00CD11FC" w:rsidRDefault="0091641A" w:rsidP="0091641A">
      <w:pPr>
        <w:spacing w:after="0" w:line="240" w:lineRule="auto"/>
        <w:jc w:val="left"/>
        <w:rPr>
          <w:rFonts w:ascii="Consolas" w:eastAsia="Arial" w:hAnsi="Consolas" w:cs="Arial"/>
          <w:sz w:val="17"/>
          <w:szCs w:val="17"/>
        </w:rPr>
      </w:pPr>
    </w:p>
    <w:p w14:paraId="121D492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3 (SH Cashflows)</w:t>
      </w:r>
    </w:p>
    <w:p w14:paraId="088B8D7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6CBE1E0F"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2 (Decrements)</w:t>
      </w:r>
    </w:p>
    <w:p w14:paraId="549428DF"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key variables: no_pols_ifsm(t), no_pols_if(t),</w:t>
      </w:r>
    </w:p>
    <w:p w14:paraId="52F0E3E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no_deaths(t), no_surrs(t), no_mats(t)</w:t>
      </w:r>
    </w:p>
    <w:p w14:paraId="7E64F108"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017FBC5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1 (PAV)</w:t>
      </w:r>
    </w:p>
    <w:p w14:paraId="1C6A0A6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key variables from Part 1:</w:t>
      </w:r>
    </w:p>
    <w:p w14:paraId="2B1D403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av_ab(t)          [S1.81] → unit_res_bgn, unit_res_end, mat_outgo</w:t>
      </w:r>
    </w:p>
    <w:p w14:paraId="14C298D5"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bav_bval_bb(t)    [S1.44] → death_ben_pp, surr_ben_pp, g_death_ben_pp, </w:t>
      </w:r>
    </w:p>
    <w:p w14:paraId="1C34A767" w14:textId="62C6606C"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r w:rsidR="0091641A" w:rsidRPr="00CD11FC">
        <w:rPr>
          <w:rFonts w:ascii="Consolas" w:eastAsia="Courier New" w:hAnsi="Consolas" w:cs="Courier New"/>
          <w:sz w:val="17"/>
          <w:szCs w:val="17"/>
        </w:rPr>
        <w:t>g_surr_ben_pp</w:t>
      </w:r>
    </w:p>
    <w:p w14:paraId="67AA2307"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tuav_bval_bb(t)   [S1.52] → death_ben_pp, surr_ben_pp, g_death_ben_pp, </w:t>
      </w:r>
    </w:p>
    <w:p w14:paraId="2B06E576" w14:textId="11A742E1"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r w:rsidR="0091641A" w:rsidRPr="00CD11FC">
        <w:rPr>
          <w:rFonts w:ascii="Consolas" w:eastAsia="Courier New" w:hAnsi="Consolas" w:cs="Courier New"/>
          <w:sz w:val="17"/>
          <w:szCs w:val="17"/>
        </w:rPr>
        <w:t>g_surr_ben_pp</w:t>
      </w:r>
    </w:p>
    <w:p w14:paraId="77DA7E61"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g_bav_bval(t)     [S1.60] → g_death_ben_pp, g_surr_ben_pp, </w:t>
      </w:r>
    </w:p>
    <w:p w14:paraId="429DA331" w14:textId="6A7E479C"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r w:rsidR="0091641A" w:rsidRPr="00CD11FC">
        <w:rPr>
          <w:rFonts w:ascii="Consolas" w:eastAsia="Courier New" w:hAnsi="Consolas" w:cs="Courier New"/>
          <w:sz w:val="17"/>
          <w:szCs w:val="17"/>
        </w:rPr>
        <w:t>cog_adj_g_bav</w:t>
      </w:r>
    </w:p>
    <w:p w14:paraId="2C787618"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g_tuav_bval(t)    [S1.61] → g_death_ben_pp, g_surr_ben_pp, </w:t>
      </w:r>
    </w:p>
    <w:p w14:paraId="348A5D4A" w14:textId="7560986A"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r w:rsidR="0091641A" w:rsidRPr="00CD11FC">
        <w:rPr>
          <w:rFonts w:ascii="Consolas" w:eastAsia="Courier New" w:hAnsi="Consolas" w:cs="Courier New"/>
          <w:sz w:val="17"/>
          <w:szCs w:val="17"/>
        </w:rPr>
        <w:t>cog_adj_g_tuav</w:t>
      </w:r>
    </w:p>
    <w:p w14:paraId="3B29B0C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g_bav_ab(t)       [S1.64] → cog_mat</w:t>
      </w:r>
    </w:p>
    <w:p w14:paraId="4970AF4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g_tuav_ab(t)      [S1.65] → cog_mat</w:t>
      </w:r>
    </w:p>
    <w:p w14:paraId="0300BB2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av_ad(t)          [S1.43] → invt_exp_if, unit_inc</w:t>
      </w:r>
    </w:p>
    <w:p w14:paraId="4E181C1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tot_dedn_act(t)   [S1.27] → non_unit_inc</w:t>
      </w:r>
    </w:p>
    <w:p w14:paraId="0DFA40D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basic_alloc_chg_pp(t) [S1.6]  → non_unit_inc</w:t>
      </w:r>
    </w:p>
    <w:p w14:paraId="5495BE6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topup_alloc_chg_pp(t) [S1.8]  → non_unit_inc</w:t>
      </w:r>
    </w:p>
    <w:p w14:paraId="0FB6A13B"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basic_prem_pp(t)  [S1.4]  → basic_prem_if → prem_inc_if, expenses, comm</w:t>
      </w:r>
    </w:p>
    <w:p w14:paraId="6C541B2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topup_prem_pp(t)  [S1.5]  → topup_prem_if → prem_inc_if, comm</w:t>
      </w:r>
    </w:p>
    <w:p w14:paraId="71A3061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is_inforce_bgn(t) [S1.1]  → non_unit_inc, unit_res_bgn</w:t>
      </w:r>
    </w:p>
    <w:p w14:paraId="162D15CB"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m_ulp_fer(t)      [S1.46] → unit_inc</w:t>
      </w:r>
    </w:p>
    <w:p w14:paraId="5AA9CF3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current_db_opt(t) [S1.40] → death_ben_pp, g_death_ben_pp</w:t>
      </w:r>
    </w:p>
    <w:p w14:paraId="3F7F0284" w14:textId="77777777" w:rsidR="0091641A" w:rsidRPr="00CD11FC" w:rsidRDefault="0091641A" w:rsidP="0091641A">
      <w:pPr>
        <w:spacing w:after="0" w:line="240" w:lineRule="auto"/>
        <w:jc w:val="left"/>
        <w:rPr>
          <w:rFonts w:ascii="Consolas" w:eastAsia="Arial" w:hAnsi="Consolas" w:cs="Arial"/>
          <w:sz w:val="17"/>
          <w:szCs w:val="17"/>
        </w:rPr>
      </w:pPr>
    </w:p>
    <w:p w14:paraId="069048C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2 (Decrements)</w:t>
      </w:r>
    </w:p>
    <w:p w14:paraId="68442D4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1A896E0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1 (PAV)</w:t>
      </w:r>
    </w:p>
    <w:p w14:paraId="254F0B10"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key variables from Part 1:</w:t>
      </w:r>
    </w:p>
    <w:p w14:paraId="64683CB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is_inforce_end(t) [S1.2]  → m_lapse_rate (lapse-due-to-AV condition)</w:t>
      </w:r>
    </w:p>
    <w:p w14:paraId="0DEDA1B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av_ad(t)          [S1.43] → is_inforce_end → no_surrs (indirect)</w:t>
      </w:r>
    </w:p>
    <w:p w14:paraId="706147D6" w14:textId="77777777" w:rsidR="0091641A" w:rsidRPr="00CD11FC" w:rsidRDefault="0091641A" w:rsidP="0091641A">
      <w:pPr>
        <w:spacing w:after="0" w:line="240" w:lineRule="auto"/>
        <w:jc w:val="left"/>
        <w:rPr>
          <w:rFonts w:ascii="Consolas" w:eastAsia="Arial" w:hAnsi="Consolas" w:cs="Arial"/>
          <w:sz w:val="17"/>
          <w:szCs w:val="17"/>
        </w:rPr>
      </w:pPr>
    </w:p>
    <w:p w14:paraId="5F0DC797"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1 (PAV)</w:t>
      </w:r>
    </w:p>
    <w:p w14:paraId="2EAEC698"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no dependency on Parts 2 or 3  [self-contained]</w:t>
      </w:r>
    </w:p>
    <w:p w14:paraId="02058DCA" w14:textId="77777777" w:rsidR="0091641A" w:rsidRPr="00CD11FC" w:rsidRDefault="0091641A" w:rsidP="0091641A">
      <w:pPr>
        <w:spacing w:after="0" w:line="240" w:lineRule="auto"/>
        <w:jc w:val="left"/>
        <w:rPr>
          <w:rFonts w:ascii="Consolas" w:eastAsia="Arial" w:hAnsi="Consolas" w:cs="Arial"/>
          <w:sz w:val="17"/>
          <w:szCs w:val="17"/>
        </w:rPr>
      </w:pPr>
    </w:p>
    <w:p w14:paraId="2A1D2652"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EXECUTION ORDER:  Part 1 → Part 2 → Part 3  (within each month t)</w:t>
      </w:r>
    </w:p>
    <w:p w14:paraId="3B53EA83" w14:textId="77777777" w:rsidR="0091641A" w:rsidRPr="00CD11FC" w:rsidRDefault="0091641A" w:rsidP="0091641A">
      <w:pPr>
        <w:spacing w:after="0" w:line="240" w:lineRule="auto"/>
        <w:jc w:val="left"/>
        <w:rPr>
          <w:rFonts w:ascii="Consolas" w:eastAsia="Arial" w:hAnsi="Consolas" w:cs="Arial"/>
          <w:sz w:val="17"/>
          <w:szCs w:val="17"/>
        </w:rPr>
      </w:pPr>
    </w:p>
    <w:p w14:paraId="1D58827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PASS STRUCTURE:</w:t>
      </w:r>
    </w:p>
    <w:p w14:paraId="67914DF7"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1:  single forward pass  t = 0 → T</w:t>
      </w:r>
    </w:p>
    <w:p w14:paraId="4C68F4E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2:  single forward pass  t = 0 → T</w:t>
      </w:r>
    </w:p>
    <w:p w14:paraId="71889C5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3:  pass 1 (forward)  t = 0 → T   compute S3.1 – S3.49  (cf_before_zv)</w:t>
      </w:r>
    </w:p>
    <w:p w14:paraId="20E2553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pass 2 (backward) t = T → 0   compute S3.50         (zeroising_res_if)</w:t>
      </w:r>
    </w:p>
    <w:p w14:paraId="25EC5EB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pass 3 (forward)  t = 0 → T   compute S3.54 – S3.64 (cf_after_zv … cf_after_scr)</w:t>
      </w:r>
    </w:p>
    <w:p w14:paraId="7A4C75F9" w14:textId="77FAB213" w:rsidR="0077471D" w:rsidRPr="00CD11FC" w:rsidRDefault="0091641A" w:rsidP="0091641A">
      <w:pPr>
        <w:rPr>
          <w:rFonts w:ascii="Consolas" w:hAnsi="Consolas"/>
          <w:sz w:val="17"/>
          <w:szCs w:val="17"/>
        </w:rPr>
      </w:pPr>
      <w:r w:rsidRPr="00CD11FC">
        <w:rPr>
          <w:rFonts w:ascii="Consolas" w:eastAsia="Courier New" w:hAnsi="Consolas" w:cs="Courier New"/>
          <w:sz w:val="17"/>
          <w:szCs w:val="17"/>
        </w:rPr>
        <w:t xml:space="preserve">           pass 4 (backward) t = T → 0   compute S3.65, S3.69  (pv_cf_after_scr, pv_prem_inc)</w:t>
      </w:r>
    </w:p>
    <w:p w14:paraId="2D34F98E" w14:textId="092AC745" w:rsidR="00CD11FC" w:rsidRDefault="00CD11FC" w:rsidP="00F426E1">
      <w:r>
        <w:t>==================================================================================</w:t>
      </w:r>
    </w:p>
    <w:p w14:paraId="3F3E758A" w14:textId="7EF23700" w:rsidR="00F426E1" w:rsidRDefault="00F426E1" w:rsidP="00F426E1">
      <w:r w:rsidRPr="00F426E1">
        <w:t>The model is constructed for monthly time steps.</w:t>
      </w:r>
    </w:p>
    <w:p w14:paraId="1097B01C" w14:textId="3147A52C" w:rsidR="00D17E40" w:rsidRDefault="00A24912" w:rsidP="00A24912">
      <w:r>
        <w:t>The number of years projected by the model should be configurable. Let’s consider a projected year of 90 years. Then, there should be 1081 time steps (90*12 + 1). The month t will be from 0 to 1081.</w:t>
      </w:r>
      <w:r w:rsidR="00D17E40">
        <w:t xml:space="preserve"> </w:t>
      </w:r>
      <w:r>
        <w:lastRenderedPageBreak/>
        <w:t>The first</w:t>
      </w:r>
      <w:r w:rsidR="00A57487">
        <w:t xml:space="preserve"> projection</w:t>
      </w:r>
      <w:r>
        <w:t xml:space="preserve"> year will start from month t = 1. Month t = 0 is used in some calculations for convenience</w:t>
      </w:r>
      <w:r w:rsidR="0007303A">
        <w:t xml:space="preserve">. </w:t>
      </w:r>
      <w:r w:rsidR="00A57487">
        <w:t>At t = 0, all variables are 0, except for the following variables:</w:t>
      </w:r>
    </w:p>
    <w:p w14:paraId="1233443D" w14:textId="215076F3" w:rsidR="004541CE" w:rsidRDefault="004541CE" w:rsidP="006C1BC8">
      <w:pPr>
        <w:pStyle w:val="ListParagraph"/>
        <w:numPr>
          <w:ilvl w:val="0"/>
          <w:numId w:val="11"/>
        </w:numPr>
      </w:pPr>
      <w:r>
        <w:t>(S</w:t>
      </w:r>
      <w:r w:rsidR="00FF781B">
        <w:t xml:space="preserve">1.2) </w:t>
      </w:r>
      <w:r w:rsidRPr="004541CE">
        <w:t>is_inforce_end(</w:t>
      </w:r>
      <w:r w:rsidR="00FF781B">
        <w:t>0</w:t>
      </w:r>
      <w:r w:rsidRPr="004541CE">
        <w:t>)</w:t>
      </w:r>
      <w:r w:rsidR="00FF781B">
        <w:t xml:space="preserve"> = 1</w:t>
      </w:r>
    </w:p>
    <w:p w14:paraId="75B4FD7C" w14:textId="7D251212" w:rsidR="006C1BC8" w:rsidRDefault="00B84778" w:rsidP="006C1BC8">
      <w:pPr>
        <w:pStyle w:val="ListParagraph"/>
        <w:numPr>
          <w:ilvl w:val="0"/>
          <w:numId w:val="11"/>
        </w:numPr>
      </w:pPr>
      <w:r>
        <w:t xml:space="preserve">(S2.2) </w:t>
      </w:r>
      <w:r w:rsidRPr="00B84778">
        <w:t>no_pols_if(0) = init_pols_if</w:t>
      </w:r>
    </w:p>
    <w:p w14:paraId="3DE12097" w14:textId="5059FC80" w:rsidR="00B84778" w:rsidRDefault="00B84778" w:rsidP="006C1BC8">
      <w:pPr>
        <w:pStyle w:val="ListParagraph"/>
        <w:numPr>
          <w:ilvl w:val="0"/>
          <w:numId w:val="11"/>
        </w:numPr>
      </w:pPr>
      <w:r>
        <w:t xml:space="preserve">(S3.65) </w:t>
      </w:r>
      <w:r w:rsidRPr="00B84778">
        <w:t>pv_cf_after_scr(</w:t>
      </w:r>
      <w:r>
        <w:t>0</w:t>
      </w:r>
      <w:r w:rsidRPr="00B84778">
        <w:t>)</w:t>
      </w:r>
      <w:r>
        <w:t xml:space="preserve">: the present value of cashflows after solvency capital requirements </w:t>
      </w:r>
      <w:r w:rsidR="00CB0BB8">
        <w:t xml:space="preserve">per 1 policy </w:t>
      </w:r>
      <w:r>
        <w:t>at the outset.</w:t>
      </w:r>
    </w:p>
    <w:p w14:paraId="612251ED" w14:textId="3A826649" w:rsidR="00B84778" w:rsidRDefault="00B84778" w:rsidP="00B84778">
      <w:pPr>
        <w:pStyle w:val="ListParagraph"/>
        <w:numPr>
          <w:ilvl w:val="0"/>
          <w:numId w:val="11"/>
        </w:numPr>
      </w:pPr>
      <w:r>
        <w:t xml:space="preserve">(S3.69) </w:t>
      </w:r>
      <w:r w:rsidRPr="00B84778">
        <w:t>pv_prem_inc(</w:t>
      </w:r>
      <w:r>
        <w:t>0</w:t>
      </w:r>
      <w:r w:rsidRPr="00B84778">
        <w:t>)</w:t>
      </w:r>
      <w:r>
        <w:t>: the present value of premium incomes</w:t>
      </w:r>
      <w:r w:rsidR="00CB0BB8">
        <w:t xml:space="preserve"> per 1 policy</w:t>
      </w:r>
      <w:r>
        <w:t xml:space="preserve"> at the outset</w:t>
      </w:r>
    </w:p>
    <w:p w14:paraId="03D4F8AF" w14:textId="04A14437" w:rsidR="00AB10A0" w:rsidRDefault="00AB10A0" w:rsidP="00AB10A0">
      <w:r>
        <w:t xml:space="preserve">If necessary, all values before t = 0 </w:t>
      </w:r>
      <w:r w:rsidR="00C77154">
        <w:t>are also treated as 0.</w:t>
      </w:r>
      <w:r w:rsidR="00EC5C3C">
        <w:t xml:space="preserve"> For some variables where the values at 0 are </w:t>
      </w:r>
      <w:r w:rsidR="005F23F7">
        <w:t>particularly necessary for the calculations, their values at t = 0 can be stated explicitly in the computat</w:t>
      </w:r>
      <w:r w:rsidR="00664832">
        <w:t>ion tables even if they are 0.</w:t>
      </w:r>
    </w:p>
    <w:p w14:paraId="0076BAD7" w14:textId="77777777" w:rsidR="0047470E" w:rsidRDefault="0047470E" w:rsidP="00A24912">
      <w:r>
        <w:t>In any month t, we will need the corresponding policy year and insured age at that month.</w:t>
      </w:r>
    </w:p>
    <w:p w14:paraId="65EA79C2" w14:textId="58B42454" w:rsidR="0047470E" w:rsidRDefault="0047470E" w:rsidP="00A24912">
      <w:r>
        <w:t>Policy year at month t</w:t>
      </w:r>
      <w:r w:rsidR="00BE657F">
        <w:t>: pol_year(t)</w:t>
      </w:r>
      <w:r>
        <w:t xml:space="preserve"> = ceil(t/12) for t &gt;= 1. </w:t>
      </w:r>
    </w:p>
    <w:p w14:paraId="6F4DF565" w14:textId="04AC1694" w:rsidR="0047470E" w:rsidRDefault="0047470E" w:rsidP="00A24912">
      <w:r>
        <w:t>Insured age at month t</w:t>
      </w:r>
      <w:r w:rsidR="00BE657F">
        <w:t>: attained_age(t)</w:t>
      </w:r>
      <w:r>
        <w:t xml:space="preserve"> = age</w:t>
      </w:r>
      <w:r w:rsidR="00BE657F">
        <w:t>_</w:t>
      </w:r>
      <w:r>
        <w:t>at</w:t>
      </w:r>
      <w:r w:rsidR="00BE657F">
        <w:t>_</w:t>
      </w:r>
      <w:r>
        <w:t>entry + ceil(t/12) – 1 for t &gt;= 1. At t = 0, insured age = age at entry.</w:t>
      </w:r>
    </w:p>
    <w:p w14:paraId="1CCC1AE8" w14:textId="77777777" w:rsidR="0047470E" w:rsidRDefault="0047470E" w:rsidP="00A24912">
      <w:r>
        <w:t>For example, if the age at entry is 30:</w:t>
      </w:r>
    </w:p>
    <w:p w14:paraId="5D30E975" w14:textId="77777777" w:rsidR="0047470E" w:rsidRDefault="0047470E" w:rsidP="0047470E">
      <w:pPr>
        <w:pStyle w:val="ListParagraph"/>
        <w:numPr>
          <w:ilvl w:val="0"/>
          <w:numId w:val="11"/>
        </w:numPr>
      </w:pPr>
      <w:r>
        <w:t>at policy month 10: policy year = 1, insured age = 30</w:t>
      </w:r>
    </w:p>
    <w:p w14:paraId="387909AB" w14:textId="77777777" w:rsidR="0047470E" w:rsidRDefault="0047470E" w:rsidP="0047470E">
      <w:pPr>
        <w:pStyle w:val="ListParagraph"/>
        <w:numPr>
          <w:ilvl w:val="0"/>
          <w:numId w:val="11"/>
        </w:numPr>
      </w:pPr>
      <w:r>
        <w:t>at policy month 29: policy year = 3, insured age = 32</w:t>
      </w:r>
    </w:p>
    <w:p w14:paraId="1674A8A2" w14:textId="77777777" w:rsidR="00D55CCF" w:rsidRDefault="00B360FB" w:rsidP="00A24912">
      <w:r>
        <w:t>The model for a single policy includes 3 parts:</w:t>
      </w:r>
    </w:p>
    <w:p w14:paraId="14761B95" w14:textId="77777777" w:rsidR="00B360FB" w:rsidRDefault="00B360FB" w:rsidP="00B360FB">
      <w:pPr>
        <w:pStyle w:val="ListParagraph"/>
        <w:numPr>
          <w:ilvl w:val="0"/>
          <w:numId w:val="11"/>
        </w:numPr>
        <w:ind w:left="709" w:hanging="357"/>
        <w:contextualSpacing w:val="0"/>
      </w:pPr>
      <w:r>
        <w:t>Projection of policy account value</w:t>
      </w:r>
    </w:p>
    <w:p w14:paraId="120CD69C" w14:textId="77777777" w:rsidR="00B360FB" w:rsidRDefault="00B360FB" w:rsidP="00B360FB">
      <w:pPr>
        <w:pStyle w:val="ListParagraph"/>
        <w:numPr>
          <w:ilvl w:val="0"/>
          <w:numId w:val="11"/>
        </w:numPr>
        <w:ind w:left="709" w:hanging="357"/>
        <w:contextualSpacing w:val="0"/>
      </w:pPr>
      <w:r>
        <w:t>Construction of the decrements</w:t>
      </w:r>
    </w:p>
    <w:p w14:paraId="1191C9FC" w14:textId="77777777" w:rsidR="00B360FB" w:rsidRDefault="00B360FB" w:rsidP="00B360FB">
      <w:pPr>
        <w:pStyle w:val="ListParagraph"/>
        <w:numPr>
          <w:ilvl w:val="0"/>
          <w:numId w:val="11"/>
        </w:numPr>
        <w:ind w:left="709" w:hanging="357"/>
        <w:contextualSpacing w:val="0"/>
      </w:pPr>
      <w:r>
        <w:t>Projection of the shareholders’ cash flows</w:t>
      </w:r>
    </w:p>
    <w:p w14:paraId="5FF8ED61" w14:textId="63F29B24" w:rsidR="00C54208" w:rsidRDefault="00E05C91" w:rsidP="00C54208">
      <w:r w:rsidRPr="00E05C91">
        <w:t>Let prem_freq_mths denote the number of months between consecutive premium due dates, derived from prem_freq as follows: Annual → 12, Semi-annual → 6, Quarterly → 3, Monthly → 1. This integer is used in the lapse rate calculations below.</w:t>
      </w:r>
    </w:p>
    <w:p w14:paraId="29FC7CD4" w14:textId="648939BE" w:rsidR="00C644C8" w:rsidRPr="00C54208" w:rsidRDefault="00C644C8" w:rsidP="00C54208">
      <w:r>
        <w:t xml:space="preserve">Let topup_freq_mths </w:t>
      </w:r>
      <w:r w:rsidR="007F0317">
        <w:t>be the integer representing topup_freq with the same logic.</w:t>
      </w:r>
    </w:p>
    <w:p w14:paraId="6BB79D1E" w14:textId="77777777" w:rsidR="00C54208" w:rsidRDefault="00C54208">
      <w:pPr>
        <w:jc w:val="left"/>
        <w:rPr>
          <w:rFonts w:asciiTheme="majorHAnsi" w:eastAsiaTheme="majorEastAsia" w:hAnsiTheme="majorHAnsi" w:cstheme="majorBidi"/>
          <w:b/>
          <w:color w:val="2E74B5" w:themeColor="accent1" w:themeShade="BF"/>
          <w:sz w:val="26"/>
          <w:szCs w:val="26"/>
        </w:rPr>
      </w:pPr>
      <w:r>
        <w:br w:type="page"/>
      </w:r>
    </w:p>
    <w:p w14:paraId="7E1383E7" w14:textId="77777777" w:rsidR="00F426E1" w:rsidRDefault="00F426E1" w:rsidP="00F426E1">
      <w:pPr>
        <w:pStyle w:val="Heading2"/>
      </w:pPr>
      <w:r>
        <w:lastRenderedPageBreak/>
        <w:t>Pro</w:t>
      </w:r>
      <w:r w:rsidR="0034535F">
        <w:t>jection of Policy Account Value</w:t>
      </w:r>
    </w:p>
    <w:p w14:paraId="4DB8266F" w14:textId="77777777" w:rsidR="009E22CA" w:rsidRDefault="00F426E1" w:rsidP="00F426E1">
      <w:r w:rsidRPr="00F426E1">
        <w:t>Policy account value (PAV) is projected for all months, assuming that this is 1 policy inforce at the beginning of each month.</w:t>
      </w:r>
      <w:r w:rsidR="009E22CA">
        <w:t xml:space="preserve"> </w:t>
      </w:r>
    </w:p>
    <w:p w14:paraId="2CA7515C" w14:textId="77777777" w:rsidR="00E06814" w:rsidRDefault="00187EC7">
      <w:pPr>
        <w:jc w:val="left"/>
      </w:pPr>
      <w:r>
        <w:t>The computation logic for each month is described below.</w:t>
      </w:r>
    </w:p>
    <w:p w14:paraId="29E8F28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PAV PROJECTION — COMPUTATION DEPENDENCY TREE</w:t>
      </w:r>
    </w:p>
    <w:p w14:paraId="68AC7F5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w:t>
      </w:r>
    </w:p>
    <w:p w14:paraId="3C9E91E3" w14:textId="77777777" w:rsid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Legend: </w:t>
      </w:r>
    </w:p>
    <w:p w14:paraId="2A4F846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(t-1) = value from prior month  |  [input] = policy/param input  |  [table] = lookup</w:t>
      </w:r>
    </w:p>
    <w:p w14:paraId="47978CE8" w14:textId="77777777" w:rsidR="00A24912" w:rsidRPr="00DB5D75" w:rsidRDefault="00A24912" w:rsidP="00516513">
      <w:pPr>
        <w:spacing w:after="0" w:line="240" w:lineRule="auto"/>
        <w:jc w:val="left"/>
        <w:rPr>
          <w:rFonts w:ascii="Consolas" w:hAnsi="Consolas" w:cs="Courier New"/>
          <w:sz w:val="19"/>
          <w:szCs w:val="19"/>
        </w:rPr>
      </w:pPr>
    </w:p>
    <w:p w14:paraId="1C05752D" w14:textId="0FBE4345"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bav_ab(t)  ──────────────────────────────────────────────────────</w:t>
      </w:r>
      <w:r w:rsidR="00516513" w:rsidRPr="00DB5D75">
        <w:rPr>
          <w:rFonts w:ascii="Consolas" w:hAnsi="Consolas" w:cs="Courier New"/>
          <w:sz w:val="19"/>
          <w:szCs w:val="19"/>
        </w:rPr>
        <w:t>───────────────────</w:t>
      </w:r>
    </w:p>
    <w:p w14:paraId="186D117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bav_aval_bb(t)</w:t>
      </w:r>
    </w:p>
    <w:p w14:paraId="2B44056E"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bav_bval_bb(t)</w:t>
      </w:r>
    </w:p>
    <w:p w14:paraId="6B9128D2"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bav_ad(t)</w:t>
      </w:r>
    </w:p>
    <w:p w14:paraId="3AD7F4A7"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bav_bd(t)</w:t>
      </w:r>
    </w:p>
    <w:p w14:paraId="09D187F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bav_ab(t-1)                    </w:t>
      </w:r>
      <w:r w:rsidR="007A4763" w:rsidRPr="00DB5D75">
        <w:rPr>
          <w:rFonts w:ascii="Consolas" w:hAnsi="Consolas" w:cs="Courier New"/>
          <w:sz w:val="19"/>
          <w:szCs w:val="19"/>
        </w:rPr>
        <w:t xml:space="preserve"> </w:t>
      </w:r>
      <w:r w:rsidRPr="00DB5D75">
        <w:rPr>
          <w:rFonts w:ascii="Consolas" w:hAnsi="Consolas" w:cs="Courier New"/>
          <w:sz w:val="19"/>
          <w:szCs w:val="19"/>
        </w:rPr>
        <w:t>← (t-1)</w:t>
      </w:r>
    </w:p>
    <w:p w14:paraId="46597AF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basic_alloc_prem(t)</w:t>
      </w:r>
    </w:p>
    <w:p w14:paraId="71CE97E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basic_alloc_prem_b4_dedncf(t)</w:t>
      </w:r>
    </w:p>
    <w:p w14:paraId="1DA6CB78" w14:textId="77777777" w:rsidR="00A24912" w:rsidRPr="00DB5D75" w:rsidRDefault="00CA21E7"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r w:rsidR="00A24912" w:rsidRPr="00DB5D75">
        <w:rPr>
          <w:rFonts w:ascii="Consolas" w:hAnsi="Consolas" w:cs="Courier New"/>
          <w:sz w:val="19"/>
          <w:szCs w:val="19"/>
        </w:rPr>
        <w:t>│   │   │       │   ├── basic_prem_pp(t)        ← [input: ACP, freq, prem_term]</w:t>
      </w:r>
    </w:p>
    <w:p w14:paraId="22D87DF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basic_alloc_chg_pp(t)   ← [table: alloc_charge]</w:t>
      </w:r>
    </w:p>
    <w:p w14:paraId="6664DECB"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basic_dedncf_clrd(t)</w:t>
      </w:r>
    </w:p>
    <w:p w14:paraId="46C3F3D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tot_dedncf(t-1)         ← (t-1)</w:t>
      </w:r>
    </w:p>
    <w:p w14:paraId="666DDCF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basic_dedn(t)</w:t>
      </w:r>
    </w:p>
    <w:p w14:paraId="1FC1C39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totdedn(t)</w:t>
      </w:r>
    </w:p>
    <w:p w14:paraId="677A7BD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mort_coi(t)</w:t>
      </w:r>
    </w:p>
    <w:p w14:paraId="60ED88B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sar_mort(t)</w:t>
      </w:r>
    </w:p>
    <w:p w14:paraId="13A3F69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 dthben_coi(t)       ← [input: DB option, SA]</w:t>
      </w:r>
    </w:p>
    <w:p w14:paraId="14377AE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 bav_coi(t)</w:t>
      </w:r>
    </w:p>
    <w:p w14:paraId="2F72184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ann_mort_coi(t)         ← [table: COI, sex, age]</w:t>
      </w:r>
    </w:p>
    <w:p w14:paraId="47193B8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mort_loading            ← [input]</w:t>
      </w:r>
    </w:p>
    <w:p w14:paraId="2E0D4937"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admin_chg(t)                ← [input: start, inc, cap]</w:t>
      </w:r>
    </w:p>
    <w:p w14:paraId="4EBE8C0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bav_bd(t)                       ← see above</w:t>
      </w:r>
    </w:p>
    <w:p w14:paraId="7F0F12E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m_unit_gth(t)</w:t>
      </w:r>
    </w:p>
    <w:p w14:paraId="0056104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m_ulp_fer(t)                  </w:t>
      </w:r>
      <w:r w:rsidR="00DB5D75">
        <w:rPr>
          <w:rFonts w:ascii="Consolas" w:hAnsi="Consolas" w:cs="Courier New"/>
          <w:sz w:val="19"/>
          <w:szCs w:val="19"/>
        </w:rPr>
        <w:t xml:space="preserve">      ← [input: ann_ulp_fer, sens</w:t>
      </w:r>
      <w:r w:rsidRPr="00DB5D75">
        <w:rPr>
          <w:rFonts w:ascii="Consolas" w:hAnsi="Consolas" w:cs="Courier New"/>
          <w:sz w:val="19"/>
          <w:szCs w:val="19"/>
        </w:rPr>
        <w:t>]</w:t>
      </w:r>
    </w:p>
    <w:p w14:paraId="00BA2E5C" w14:textId="373ABE4C"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m_fmc_pc</w:t>
      </w:r>
      <w:r w:rsidR="008670D3">
        <w:rPr>
          <w:rFonts w:ascii="Consolas" w:hAnsi="Consolas" w:cs="Courier New"/>
          <w:sz w:val="19"/>
          <w:szCs w:val="19"/>
        </w:rPr>
        <w:t xml:space="preserve">   </w:t>
      </w:r>
      <w:r w:rsidRPr="00DB5D75">
        <w:rPr>
          <w:rFonts w:ascii="Consolas" w:hAnsi="Consolas" w:cs="Courier New"/>
          <w:sz w:val="19"/>
          <w:szCs w:val="19"/>
        </w:rPr>
        <w:t xml:space="preserve">                         ← [input: ann_fmc_pc, sens]</w:t>
      </w:r>
    </w:p>
    <w:p w14:paraId="0191415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cog_adj_bav(t)</w:t>
      </w:r>
    </w:p>
    <w:p w14:paraId="3C8548A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bav_ad(t)                               ← see above</w:t>
      </w:r>
    </w:p>
    <w:p w14:paraId="60408F0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m_hard_gtee(t)                          ← [table: hard_gtee_rate]</w:t>
      </w:r>
    </w:p>
    <w:p w14:paraId="27BCBD8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m_unit_gth(t)                           ← see above</w:t>
      </w:r>
    </w:p>
    <w:p w14:paraId="0EC02C7B" w14:textId="77777777" w:rsidR="00A24912" w:rsidRPr="00DB5D75" w:rsidRDefault="00A24912" w:rsidP="00516513">
      <w:pPr>
        <w:spacing w:after="0" w:line="240" w:lineRule="auto"/>
        <w:jc w:val="left"/>
        <w:rPr>
          <w:rFonts w:ascii="Consolas" w:hAnsi="Consolas" w:cs="Courier New"/>
          <w:sz w:val="19"/>
          <w:szCs w:val="19"/>
        </w:rPr>
      </w:pPr>
    </w:p>
    <w:p w14:paraId="7D7719E3" w14:textId="7059CE38"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tuav_ab(t)  </w:t>
      </w:r>
      <w:r w:rsidR="00516513" w:rsidRPr="00DB5D75">
        <w:rPr>
          <w:rFonts w:ascii="Consolas" w:hAnsi="Consolas" w:cs="Courier New"/>
          <w:sz w:val="19"/>
          <w:szCs w:val="19"/>
        </w:rPr>
        <w:t>────────────────────────────────────────────────────────────────────────</w:t>
      </w:r>
    </w:p>
    <w:p w14:paraId="5D2903F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tuav_aval_bb(t)  [mirrors bav structure, omitted for brevity]</w:t>
      </w:r>
    </w:p>
    <w:p w14:paraId="0988EC6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bonus_alloc(t)</w:t>
      </w:r>
    </w:p>
    <w:p w14:paraId="64E0DEB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basic_lb(t)       ← avg_bav_lb over consideration period</w:t>
      </w:r>
    </w:p>
    <w:p w14:paraId="21CCE308"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topup_lb(t)       ← avg_tuav_lb over consideration period</w:t>
      </w:r>
    </w:p>
    <w:p w14:paraId="4C2E677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sb_coi(t)         ← tot_coi_sb over consideration period</w:t>
      </w:r>
    </w:p>
    <w:p w14:paraId="2B4558D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sb_acp(t)         ← [input: ACP, table: sb_acp_rate]</w:t>
      </w:r>
    </w:p>
    <w:p w14:paraId="1E6D101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bonus_dedncf_clrd(t)</w:t>
      </w:r>
    </w:p>
    <w:p w14:paraId="590DE9E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tot_dedncf_b4_bonus(t)</w:t>
      </w:r>
    </w:p>
    <w:p w14:paraId="05D28C8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tot_dedncf(t-1)                     ← (t-1)</w:t>
      </w:r>
    </w:p>
    <w:p w14:paraId="7965A919" w14:textId="77777777" w:rsidR="00A24912" w:rsidRPr="00DB5D75" w:rsidRDefault="00A24912" w:rsidP="00516513">
      <w:pPr>
        <w:spacing w:after="0" w:line="240" w:lineRule="auto"/>
        <w:jc w:val="left"/>
        <w:rPr>
          <w:rFonts w:ascii="Consolas" w:hAnsi="Consolas" w:cs="Courier New"/>
          <w:sz w:val="19"/>
          <w:szCs w:val="19"/>
        </w:rPr>
      </w:pPr>
    </w:p>
    <w:p w14:paraId="4C151BAB" w14:textId="1220CE93"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tot_dedncf(t)  ───────────────────────────────────────────────────</w:t>
      </w:r>
      <w:r w:rsidR="00516513" w:rsidRPr="00DB5D75">
        <w:rPr>
          <w:rFonts w:ascii="Consolas" w:hAnsi="Consolas" w:cs="Courier New"/>
          <w:sz w:val="19"/>
          <w:szCs w:val="19"/>
        </w:rPr>
        <w:t>──────────────────</w:t>
      </w:r>
    </w:p>
    <w:p w14:paraId="60D3451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tot_dedncf_b4_bonus(t)</w:t>
      </w:r>
    </w:p>
    <w:p w14:paraId="240D5DC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 tot_dedncf(t-1)                             ← (t-1)</w:t>
      </w:r>
    </w:p>
    <w:p w14:paraId="2FD2F1B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 dedncf(t)</w:t>
      </w:r>
    </w:p>
    <w:p w14:paraId="4A8F8DDC"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   ├── totdedn(t)                              ← see above</w:t>
      </w:r>
    </w:p>
    <w:p w14:paraId="00421A5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   └── dedn(t)</w:t>
      </w:r>
    </w:p>
    <w:p w14:paraId="02F9919E"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 basic_dedncf_clrd(t)                        ← see above</w:t>
      </w:r>
    </w:p>
    <w:p w14:paraId="3B54003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 topup_dedncf_clrd(t)                        ← mirrors basic</w:t>
      </w:r>
    </w:p>
    <w:p w14:paraId="209A01F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bonus_dedncf_clrd(t)                            ← see above</w:t>
      </w:r>
    </w:p>
    <w:p w14:paraId="4F49FDCD" w14:textId="77777777" w:rsidR="001161E4" w:rsidRDefault="001161E4" w:rsidP="00502518">
      <w:pPr>
        <w:pStyle w:val="Heading3"/>
      </w:pPr>
      <w:r w:rsidRPr="001161E4">
        <w:lastRenderedPageBreak/>
        <w:t>Computation table</w:t>
      </w:r>
    </w:p>
    <w:tbl>
      <w:tblPr>
        <w:tblStyle w:val="TableGrid"/>
        <w:tblW w:w="0" w:type="auto"/>
        <w:tblLook w:val="04A0" w:firstRow="1" w:lastRow="0" w:firstColumn="1" w:lastColumn="0" w:noHBand="0" w:noVBand="1"/>
      </w:tblPr>
      <w:tblGrid>
        <w:gridCol w:w="670"/>
        <w:gridCol w:w="2869"/>
        <w:gridCol w:w="4111"/>
        <w:gridCol w:w="1366"/>
      </w:tblGrid>
      <w:tr w:rsidR="002D708D" w:rsidRPr="007B39D7" w14:paraId="4D5D710B" w14:textId="77777777" w:rsidTr="00187EC7">
        <w:trPr>
          <w:tblHeader/>
        </w:trPr>
        <w:tc>
          <w:tcPr>
            <w:tcW w:w="670" w:type="dxa"/>
            <w:vAlign w:val="center"/>
          </w:tcPr>
          <w:p w14:paraId="649A8D98" w14:textId="77777777" w:rsidR="002D708D" w:rsidRPr="00187EC7" w:rsidRDefault="002D708D" w:rsidP="00187EC7">
            <w:pPr>
              <w:jc w:val="left"/>
              <w:rPr>
                <w:b/>
                <w:sz w:val="20"/>
                <w:szCs w:val="20"/>
              </w:rPr>
            </w:pPr>
            <w:r w:rsidRPr="00187EC7">
              <w:rPr>
                <w:b/>
                <w:sz w:val="20"/>
                <w:szCs w:val="20"/>
              </w:rPr>
              <w:t>Step</w:t>
            </w:r>
          </w:p>
        </w:tc>
        <w:tc>
          <w:tcPr>
            <w:tcW w:w="2869" w:type="dxa"/>
            <w:vAlign w:val="center"/>
          </w:tcPr>
          <w:p w14:paraId="1836DE2E" w14:textId="77777777" w:rsidR="002D708D" w:rsidRPr="007B39D7" w:rsidRDefault="002D708D" w:rsidP="00AA7570">
            <w:pPr>
              <w:jc w:val="left"/>
              <w:rPr>
                <w:b/>
                <w:sz w:val="20"/>
                <w:szCs w:val="20"/>
              </w:rPr>
            </w:pPr>
            <w:r w:rsidRPr="007B39D7">
              <w:rPr>
                <w:b/>
                <w:sz w:val="20"/>
                <w:szCs w:val="20"/>
              </w:rPr>
              <w:t>Variable</w:t>
            </w:r>
          </w:p>
        </w:tc>
        <w:tc>
          <w:tcPr>
            <w:tcW w:w="4111" w:type="dxa"/>
            <w:vAlign w:val="center"/>
          </w:tcPr>
          <w:p w14:paraId="0BF65C03" w14:textId="77777777" w:rsidR="002D708D" w:rsidRPr="00513864" w:rsidRDefault="002D708D" w:rsidP="00AA7570">
            <w:pPr>
              <w:jc w:val="left"/>
              <w:rPr>
                <w:b/>
                <w:sz w:val="20"/>
                <w:szCs w:val="20"/>
              </w:rPr>
            </w:pPr>
            <w:r w:rsidRPr="00513864">
              <w:rPr>
                <w:b/>
                <w:sz w:val="20"/>
                <w:szCs w:val="20"/>
              </w:rPr>
              <w:t>Formula</w:t>
            </w:r>
          </w:p>
        </w:tc>
        <w:tc>
          <w:tcPr>
            <w:tcW w:w="1366" w:type="dxa"/>
            <w:vAlign w:val="center"/>
          </w:tcPr>
          <w:p w14:paraId="053495A4" w14:textId="77777777" w:rsidR="002D708D" w:rsidRPr="007B39D7" w:rsidRDefault="002D708D" w:rsidP="00187EC7">
            <w:pPr>
              <w:jc w:val="left"/>
              <w:rPr>
                <w:b/>
                <w:sz w:val="20"/>
                <w:szCs w:val="20"/>
              </w:rPr>
            </w:pPr>
            <w:r w:rsidRPr="007B39D7">
              <w:rPr>
                <w:b/>
                <w:sz w:val="20"/>
                <w:szCs w:val="20"/>
              </w:rPr>
              <w:t>Depends on</w:t>
            </w:r>
          </w:p>
        </w:tc>
      </w:tr>
      <w:tr w:rsidR="00F308AF" w:rsidRPr="007B39D7" w14:paraId="077DA427" w14:textId="77777777" w:rsidTr="00F308AF">
        <w:trPr>
          <w:cantSplit/>
        </w:trPr>
        <w:tc>
          <w:tcPr>
            <w:tcW w:w="670" w:type="dxa"/>
            <w:vAlign w:val="center"/>
          </w:tcPr>
          <w:p w14:paraId="14C6A33E"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S1.1</w:t>
            </w:r>
          </w:p>
        </w:tc>
        <w:tc>
          <w:tcPr>
            <w:tcW w:w="2869" w:type="dxa"/>
            <w:vAlign w:val="center"/>
          </w:tcPr>
          <w:p w14:paraId="237138BF" w14:textId="77777777" w:rsidR="00F308AF" w:rsidRPr="007B39D7" w:rsidRDefault="00F308AF" w:rsidP="00F308AF">
            <w:pPr>
              <w:jc w:val="left"/>
              <w:rPr>
                <w:sz w:val="20"/>
                <w:szCs w:val="20"/>
              </w:rPr>
            </w:pPr>
            <w:r>
              <w:rPr>
                <w:sz w:val="20"/>
                <w:szCs w:val="20"/>
              </w:rPr>
              <w:t>is_inforce_bgn(t)</w:t>
            </w:r>
          </w:p>
        </w:tc>
        <w:tc>
          <w:tcPr>
            <w:tcW w:w="4111" w:type="dxa"/>
            <w:vAlign w:val="center"/>
          </w:tcPr>
          <w:p w14:paraId="227385D5" w14:textId="1365AA9D" w:rsidR="00A47EFC" w:rsidRDefault="00A47EFC" w:rsidP="00A47EFC">
            <w:pPr>
              <w:jc w:val="left"/>
              <w:rPr>
                <w:sz w:val="20"/>
                <w:szCs w:val="20"/>
              </w:rPr>
            </w:pPr>
            <w:r w:rsidRPr="00513864">
              <w:rPr>
                <w:sz w:val="20"/>
                <w:szCs w:val="20"/>
              </w:rPr>
              <w:t>If</w:t>
            </w:r>
            <w:r>
              <w:rPr>
                <w:sz w:val="20"/>
                <w:szCs w:val="20"/>
              </w:rPr>
              <w:t xml:space="preserve"> t &gt; 0 and</w:t>
            </w:r>
            <w:r w:rsidRPr="00513864">
              <w:rPr>
                <w:sz w:val="20"/>
                <w:szCs w:val="20"/>
              </w:rPr>
              <w:t xml:space="preserve"> t </w:t>
            </w:r>
            <w:r>
              <w:rPr>
                <w:sz w:val="20"/>
                <w:szCs w:val="20"/>
              </w:rPr>
              <w:t>&lt;=</w:t>
            </w:r>
            <w:r w:rsidRPr="00513864">
              <w:rPr>
                <w:sz w:val="20"/>
                <w:szCs w:val="20"/>
              </w:rPr>
              <w:t xml:space="preserve"> </w:t>
            </w:r>
            <w:r>
              <w:rPr>
                <w:sz w:val="20"/>
                <w:szCs w:val="20"/>
              </w:rPr>
              <w:t xml:space="preserve">pol_term </w:t>
            </w:r>
            <w:r w:rsidRPr="00335ED2">
              <w:rPr>
                <w:sz w:val="20"/>
                <w:szCs w:val="20"/>
              </w:rPr>
              <w:t>× 12</w:t>
            </w:r>
            <w:r>
              <w:rPr>
                <w:sz w:val="20"/>
                <w:szCs w:val="20"/>
              </w:rPr>
              <w:t>:</w:t>
            </w:r>
          </w:p>
          <w:p w14:paraId="44E21026" w14:textId="4A4958C3" w:rsidR="00A47EFC" w:rsidRDefault="00A47EFC" w:rsidP="00A47EFC">
            <w:pPr>
              <w:pStyle w:val="ListParagraph"/>
              <w:ind w:left="360"/>
              <w:jc w:val="left"/>
              <w:rPr>
                <w:sz w:val="20"/>
                <w:szCs w:val="20"/>
              </w:rPr>
            </w:pPr>
            <w:r w:rsidRPr="00513864">
              <w:rPr>
                <w:sz w:val="20"/>
                <w:szCs w:val="20"/>
              </w:rPr>
              <w:t>is_inforce_end(t-1)</w:t>
            </w:r>
          </w:p>
          <w:p w14:paraId="4A919110" w14:textId="77777777" w:rsidR="00724089" w:rsidRDefault="00724089" w:rsidP="00724089">
            <w:pPr>
              <w:jc w:val="left"/>
              <w:rPr>
                <w:sz w:val="20"/>
                <w:szCs w:val="20"/>
              </w:rPr>
            </w:pPr>
            <w:r>
              <w:rPr>
                <w:sz w:val="20"/>
                <w:szCs w:val="20"/>
              </w:rPr>
              <w:t>Else</w:t>
            </w:r>
            <w:r w:rsidRPr="00506A37">
              <w:rPr>
                <w:sz w:val="20"/>
                <w:szCs w:val="20"/>
              </w:rPr>
              <w:t>:</w:t>
            </w:r>
          </w:p>
          <w:p w14:paraId="5298D868" w14:textId="01355BAA" w:rsidR="00724089" w:rsidRPr="00513864" w:rsidRDefault="00724089" w:rsidP="00724089">
            <w:pPr>
              <w:pStyle w:val="ListParagraph"/>
              <w:ind w:left="360"/>
              <w:jc w:val="left"/>
              <w:rPr>
                <w:sz w:val="20"/>
                <w:szCs w:val="20"/>
              </w:rPr>
            </w:pPr>
            <w:r>
              <w:rPr>
                <w:sz w:val="20"/>
                <w:szCs w:val="20"/>
              </w:rPr>
              <w:t>0</w:t>
            </w:r>
          </w:p>
        </w:tc>
        <w:tc>
          <w:tcPr>
            <w:tcW w:w="1366" w:type="dxa"/>
            <w:vAlign w:val="center"/>
          </w:tcPr>
          <w:p w14:paraId="4CB2EEBD"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S1.2</w:t>
            </w:r>
          </w:p>
        </w:tc>
      </w:tr>
      <w:tr w:rsidR="00F308AF" w:rsidRPr="007B39D7" w14:paraId="72526345" w14:textId="77777777" w:rsidTr="00F308AF">
        <w:trPr>
          <w:cantSplit/>
        </w:trPr>
        <w:tc>
          <w:tcPr>
            <w:tcW w:w="670" w:type="dxa"/>
            <w:vAlign w:val="center"/>
          </w:tcPr>
          <w:p w14:paraId="7A0F1753"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S1.2</w:t>
            </w:r>
          </w:p>
        </w:tc>
        <w:tc>
          <w:tcPr>
            <w:tcW w:w="2869" w:type="dxa"/>
            <w:vAlign w:val="center"/>
          </w:tcPr>
          <w:p w14:paraId="2FFEBCF8" w14:textId="77777777" w:rsidR="00F308AF" w:rsidRPr="007B39D7" w:rsidRDefault="00F308AF" w:rsidP="00F308AF">
            <w:pPr>
              <w:jc w:val="left"/>
              <w:rPr>
                <w:sz w:val="20"/>
                <w:szCs w:val="20"/>
              </w:rPr>
            </w:pPr>
            <w:r>
              <w:rPr>
                <w:sz w:val="20"/>
                <w:szCs w:val="20"/>
              </w:rPr>
              <w:t>is_inforce_end(t)</w:t>
            </w:r>
          </w:p>
        </w:tc>
        <w:tc>
          <w:tcPr>
            <w:tcW w:w="4111" w:type="dxa"/>
            <w:vAlign w:val="center"/>
          </w:tcPr>
          <w:p w14:paraId="5AA44CA2" w14:textId="77777777" w:rsidR="00F308AF" w:rsidRPr="00513864" w:rsidRDefault="00F308AF" w:rsidP="00F308AF">
            <w:pPr>
              <w:jc w:val="left"/>
              <w:rPr>
                <w:sz w:val="20"/>
                <w:szCs w:val="20"/>
              </w:rPr>
            </w:pPr>
            <w:r w:rsidRPr="00513864">
              <w:rPr>
                <w:sz w:val="20"/>
                <w:szCs w:val="20"/>
              </w:rPr>
              <w:t>If t = 0, 1.</w:t>
            </w:r>
          </w:p>
          <w:p w14:paraId="6C1CDB2F" w14:textId="08E55D04" w:rsidR="00F308AF" w:rsidRPr="00513864" w:rsidRDefault="00F308AF" w:rsidP="00F308AF">
            <w:pPr>
              <w:jc w:val="left"/>
              <w:rPr>
                <w:sz w:val="20"/>
                <w:szCs w:val="20"/>
              </w:rPr>
            </w:pPr>
            <w:r w:rsidRPr="00513864">
              <w:rPr>
                <w:sz w:val="20"/>
                <w:szCs w:val="20"/>
              </w:rPr>
              <w:t xml:space="preserve">Else if t &gt; </w:t>
            </w:r>
            <w:r w:rsidR="001E1807">
              <w:rPr>
                <w:sz w:val="20"/>
                <w:szCs w:val="20"/>
              </w:rPr>
              <w:t xml:space="preserve">pol_term </w:t>
            </w:r>
            <w:r w:rsidR="001E1807" w:rsidRPr="00335ED2">
              <w:rPr>
                <w:sz w:val="20"/>
                <w:szCs w:val="20"/>
              </w:rPr>
              <w:t>× 12</w:t>
            </w:r>
            <w:r w:rsidRPr="00513864">
              <w:rPr>
                <w:sz w:val="20"/>
                <w:szCs w:val="20"/>
              </w:rPr>
              <w:t>, then 0.</w:t>
            </w:r>
          </w:p>
          <w:p w14:paraId="2A118F57" w14:textId="4BBBAD8B" w:rsidR="00F308AF" w:rsidRPr="00513864" w:rsidRDefault="00F308AF" w:rsidP="00F308AF">
            <w:pPr>
              <w:jc w:val="left"/>
              <w:rPr>
                <w:sz w:val="20"/>
                <w:szCs w:val="20"/>
              </w:rPr>
            </w:pPr>
            <w:r w:rsidRPr="00513864">
              <w:rPr>
                <w:sz w:val="20"/>
                <w:szCs w:val="20"/>
              </w:rPr>
              <w:t xml:space="preserve">Else if either </w:t>
            </w:r>
            <w:r w:rsidR="001E1807">
              <w:rPr>
                <w:sz w:val="20"/>
                <w:szCs w:val="20"/>
              </w:rPr>
              <w:t>{</w:t>
            </w:r>
            <w:r w:rsidRPr="00513864">
              <w:rPr>
                <w:sz w:val="20"/>
                <w:szCs w:val="20"/>
              </w:rPr>
              <w:t>t &gt; nlg_period + 2 and av_ad(t) + av_ad(t-1) + av_ad(t-2) = 0</w:t>
            </w:r>
            <w:r w:rsidR="001E1807">
              <w:rPr>
                <w:sz w:val="20"/>
                <w:szCs w:val="20"/>
              </w:rPr>
              <w:t>}</w:t>
            </w:r>
            <w:r w:rsidRPr="00513864">
              <w:rPr>
                <w:sz w:val="20"/>
                <w:szCs w:val="20"/>
              </w:rPr>
              <w:t xml:space="preserve"> or </w:t>
            </w:r>
            <w:r w:rsidR="001E1807">
              <w:rPr>
                <w:sz w:val="20"/>
                <w:szCs w:val="20"/>
              </w:rPr>
              <w:t>{</w:t>
            </w:r>
            <w:r w:rsidRPr="00513864">
              <w:rPr>
                <w:sz w:val="20"/>
                <w:szCs w:val="20"/>
              </w:rPr>
              <w:t>is_inforce_end(t-1) = 0</w:t>
            </w:r>
            <w:r w:rsidR="001E1807">
              <w:rPr>
                <w:sz w:val="20"/>
                <w:szCs w:val="20"/>
              </w:rPr>
              <w:t>}</w:t>
            </w:r>
            <w:r w:rsidRPr="00513864">
              <w:rPr>
                <w:sz w:val="20"/>
                <w:szCs w:val="20"/>
              </w:rPr>
              <w:t>, then 0.</w:t>
            </w:r>
          </w:p>
          <w:p w14:paraId="7EB4BA6B" w14:textId="77777777" w:rsidR="00F308AF" w:rsidRPr="00513864" w:rsidRDefault="00F308AF" w:rsidP="00F308AF">
            <w:pPr>
              <w:jc w:val="left"/>
              <w:rPr>
                <w:sz w:val="20"/>
                <w:szCs w:val="20"/>
              </w:rPr>
            </w:pPr>
            <w:r w:rsidRPr="00513864">
              <w:rPr>
                <w:sz w:val="20"/>
                <w:szCs w:val="20"/>
              </w:rPr>
              <w:t>Else, 1</w:t>
            </w:r>
          </w:p>
        </w:tc>
        <w:tc>
          <w:tcPr>
            <w:tcW w:w="1366" w:type="dxa"/>
            <w:vAlign w:val="center"/>
          </w:tcPr>
          <w:p w14:paraId="76609573"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S1.3, S1.43</w:t>
            </w:r>
          </w:p>
        </w:tc>
      </w:tr>
      <w:tr w:rsidR="00F308AF" w:rsidRPr="007B39D7" w14:paraId="68F97916" w14:textId="77777777" w:rsidTr="00F308AF">
        <w:trPr>
          <w:cantSplit/>
        </w:trPr>
        <w:tc>
          <w:tcPr>
            <w:tcW w:w="670" w:type="dxa"/>
            <w:vAlign w:val="center"/>
          </w:tcPr>
          <w:p w14:paraId="5DB75011"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S1.3</w:t>
            </w:r>
          </w:p>
        </w:tc>
        <w:tc>
          <w:tcPr>
            <w:tcW w:w="2869" w:type="dxa"/>
            <w:vAlign w:val="center"/>
          </w:tcPr>
          <w:p w14:paraId="5C877BB5" w14:textId="77777777" w:rsidR="00F308AF" w:rsidRDefault="00F308AF" w:rsidP="00F308AF">
            <w:pPr>
              <w:jc w:val="left"/>
              <w:rPr>
                <w:sz w:val="20"/>
                <w:szCs w:val="20"/>
              </w:rPr>
            </w:pPr>
            <w:r>
              <w:rPr>
                <w:sz w:val="20"/>
                <w:szCs w:val="20"/>
              </w:rPr>
              <w:t>nlg_period</w:t>
            </w:r>
          </w:p>
        </w:tc>
        <w:tc>
          <w:tcPr>
            <w:tcW w:w="4111" w:type="dxa"/>
            <w:vAlign w:val="center"/>
          </w:tcPr>
          <w:p w14:paraId="54A1BF4C" w14:textId="77777777" w:rsidR="00F308AF" w:rsidRPr="00513864" w:rsidRDefault="00F308AF" w:rsidP="00F308AF">
            <w:pPr>
              <w:jc w:val="left"/>
              <w:rPr>
                <w:sz w:val="20"/>
                <w:szCs w:val="20"/>
              </w:rPr>
            </w:pPr>
            <w:r w:rsidRPr="00513864">
              <w:rPr>
                <w:sz w:val="20"/>
                <w:szCs w:val="20"/>
              </w:rPr>
              <w:t>the parameter specified in product features</w:t>
            </w:r>
          </w:p>
        </w:tc>
        <w:tc>
          <w:tcPr>
            <w:tcW w:w="1366" w:type="dxa"/>
            <w:vAlign w:val="center"/>
          </w:tcPr>
          <w:p w14:paraId="5C3499B4"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F308AF" w:rsidRPr="007B39D7" w14:paraId="2E00120B" w14:textId="77777777" w:rsidTr="00F308AF">
        <w:trPr>
          <w:cantSplit/>
        </w:trPr>
        <w:tc>
          <w:tcPr>
            <w:tcW w:w="670" w:type="dxa"/>
            <w:vAlign w:val="center"/>
          </w:tcPr>
          <w:p w14:paraId="45A73402"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S1.4</w:t>
            </w:r>
          </w:p>
        </w:tc>
        <w:tc>
          <w:tcPr>
            <w:tcW w:w="2869" w:type="dxa"/>
            <w:vAlign w:val="center"/>
          </w:tcPr>
          <w:p w14:paraId="3A830399" w14:textId="77777777" w:rsidR="00F308AF" w:rsidRPr="007B39D7" w:rsidRDefault="00F308AF" w:rsidP="00F308AF">
            <w:pPr>
              <w:jc w:val="left"/>
              <w:rPr>
                <w:sz w:val="20"/>
                <w:szCs w:val="20"/>
              </w:rPr>
            </w:pPr>
            <w:r w:rsidRPr="007B39D7">
              <w:rPr>
                <w:sz w:val="20"/>
                <w:szCs w:val="20"/>
              </w:rPr>
              <w:t>basic_prem_pp(t)</w:t>
            </w:r>
          </w:p>
        </w:tc>
        <w:tc>
          <w:tcPr>
            <w:tcW w:w="4111" w:type="dxa"/>
            <w:vAlign w:val="center"/>
          </w:tcPr>
          <w:p w14:paraId="364A3AC8" w14:textId="51C3857A" w:rsidR="00BB481B" w:rsidRDefault="00352892" w:rsidP="00F308AF">
            <w:pPr>
              <w:jc w:val="left"/>
              <w:rPr>
                <w:sz w:val="20"/>
                <w:szCs w:val="20"/>
              </w:rPr>
            </w:pPr>
            <w:r>
              <w:rPr>
                <w:sz w:val="20"/>
                <w:szCs w:val="20"/>
              </w:rPr>
              <w:t xml:space="preserve">If t &gt;= 1 and </w:t>
            </w:r>
            <w:r w:rsidRPr="00506A37">
              <w:rPr>
                <w:sz w:val="20"/>
                <w:szCs w:val="20"/>
              </w:rPr>
              <w:t>mod(t</w:t>
            </w:r>
            <w:r>
              <w:rPr>
                <w:sz w:val="20"/>
                <w:szCs w:val="20"/>
              </w:rPr>
              <w:t>-1</w:t>
            </w:r>
            <w:r w:rsidRPr="00506A37">
              <w:rPr>
                <w:sz w:val="20"/>
                <w:szCs w:val="20"/>
              </w:rPr>
              <w:t>, prem_freq</w:t>
            </w:r>
            <w:r>
              <w:rPr>
                <w:sz w:val="20"/>
                <w:szCs w:val="20"/>
              </w:rPr>
              <w:t>_mths</w:t>
            </w:r>
            <w:r w:rsidRPr="00506A37">
              <w:rPr>
                <w:sz w:val="20"/>
                <w:szCs w:val="20"/>
              </w:rPr>
              <w:t>)</w:t>
            </w:r>
            <w:r>
              <w:rPr>
                <w:sz w:val="20"/>
                <w:szCs w:val="20"/>
              </w:rPr>
              <w:t xml:space="preserve"> = 0 and t &lt;= </w:t>
            </w:r>
            <w:r w:rsidR="00335ED2">
              <w:rPr>
                <w:sz w:val="20"/>
                <w:szCs w:val="20"/>
              </w:rPr>
              <w:t xml:space="preserve">prem_term </w:t>
            </w:r>
            <w:r w:rsidR="00335ED2" w:rsidRPr="00335ED2">
              <w:rPr>
                <w:sz w:val="20"/>
                <w:szCs w:val="20"/>
              </w:rPr>
              <w:t>× 12</w:t>
            </w:r>
            <w:r w:rsidR="00335ED2">
              <w:rPr>
                <w:sz w:val="20"/>
                <w:szCs w:val="20"/>
              </w:rPr>
              <w:t>:</w:t>
            </w:r>
          </w:p>
          <w:p w14:paraId="7F2E0804" w14:textId="77777777" w:rsidR="00960B30" w:rsidRDefault="00960B30" w:rsidP="00BB481B">
            <w:pPr>
              <w:pStyle w:val="ListParagraph"/>
              <w:ind w:left="360"/>
              <w:jc w:val="left"/>
              <w:rPr>
                <w:sz w:val="20"/>
                <w:szCs w:val="20"/>
              </w:rPr>
            </w:pPr>
            <w:r>
              <w:rPr>
                <w:sz w:val="20"/>
                <w:szCs w:val="20"/>
              </w:rPr>
              <w:t>(</w:t>
            </w:r>
            <w:r w:rsidR="00BB481B">
              <w:rPr>
                <w:sz w:val="20"/>
                <w:szCs w:val="20"/>
              </w:rPr>
              <w:t>ACP / (12/prem_freq_mths)</w:t>
            </w:r>
            <w:r>
              <w:rPr>
                <w:sz w:val="20"/>
                <w:szCs w:val="20"/>
              </w:rPr>
              <w:t xml:space="preserve">) </w:t>
            </w:r>
          </w:p>
          <w:p w14:paraId="5FF2FCB7" w14:textId="46567E09" w:rsidR="00BB481B" w:rsidRPr="00506A37" w:rsidRDefault="00960B30" w:rsidP="00BB481B">
            <w:pPr>
              <w:pStyle w:val="ListParagraph"/>
              <w:ind w:left="360"/>
              <w:jc w:val="left"/>
              <w:rPr>
                <w:sz w:val="20"/>
                <w:szCs w:val="20"/>
              </w:rPr>
            </w:pPr>
            <w:r w:rsidRPr="00335ED2">
              <w:rPr>
                <w:sz w:val="20"/>
                <w:szCs w:val="20"/>
              </w:rPr>
              <w:t>×</w:t>
            </w:r>
            <w:r w:rsidRPr="00513864">
              <w:rPr>
                <w:sz w:val="20"/>
                <w:szCs w:val="20"/>
              </w:rPr>
              <w:t xml:space="preserve"> is_inforce_bgn(t)</w:t>
            </w:r>
          </w:p>
          <w:p w14:paraId="07D5E32F" w14:textId="612D850A" w:rsidR="00BB481B" w:rsidRDefault="00BB481B" w:rsidP="00BB481B">
            <w:pPr>
              <w:jc w:val="left"/>
              <w:rPr>
                <w:sz w:val="20"/>
                <w:szCs w:val="20"/>
              </w:rPr>
            </w:pPr>
            <w:r>
              <w:rPr>
                <w:sz w:val="20"/>
                <w:szCs w:val="20"/>
              </w:rPr>
              <w:t>Else</w:t>
            </w:r>
            <w:r w:rsidRPr="00506A37">
              <w:rPr>
                <w:sz w:val="20"/>
                <w:szCs w:val="20"/>
              </w:rPr>
              <w:t>:</w:t>
            </w:r>
          </w:p>
          <w:p w14:paraId="68C208C2" w14:textId="5E7263B8" w:rsidR="00A47EFC" w:rsidRPr="00724089" w:rsidRDefault="00BB481B" w:rsidP="00724089">
            <w:pPr>
              <w:pStyle w:val="ListParagraph"/>
              <w:ind w:left="360"/>
              <w:jc w:val="left"/>
              <w:rPr>
                <w:sz w:val="20"/>
                <w:szCs w:val="20"/>
              </w:rPr>
            </w:pPr>
            <w:r>
              <w:rPr>
                <w:sz w:val="20"/>
                <w:szCs w:val="20"/>
              </w:rPr>
              <w:t>0</w:t>
            </w:r>
          </w:p>
        </w:tc>
        <w:tc>
          <w:tcPr>
            <w:tcW w:w="1366" w:type="dxa"/>
            <w:vAlign w:val="center"/>
          </w:tcPr>
          <w:p w14:paraId="76D6EAF1"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S1.1</w:t>
            </w:r>
          </w:p>
        </w:tc>
      </w:tr>
      <w:tr w:rsidR="00960B30" w:rsidRPr="007B39D7" w14:paraId="63E0B9B0" w14:textId="77777777" w:rsidTr="00F308AF">
        <w:trPr>
          <w:cantSplit/>
        </w:trPr>
        <w:tc>
          <w:tcPr>
            <w:tcW w:w="670" w:type="dxa"/>
            <w:vAlign w:val="center"/>
          </w:tcPr>
          <w:p w14:paraId="53C0F87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w:t>
            </w:r>
          </w:p>
        </w:tc>
        <w:tc>
          <w:tcPr>
            <w:tcW w:w="2869" w:type="dxa"/>
            <w:vAlign w:val="center"/>
          </w:tcPr>
          <w:p w14:paraId="2D08466B" w14:textId="77777777" w:rsidR="00960B30" w:rsidRPr="007B39D7" w:rsidRDefault="00960B30" w:rsidP="00960B30">
            <w:pPr>
              <w:jc w:val="left"/>
              <w:rPr>
                <w:sz w:val="20"/>
                <w:szCs w:val="20"/>
              </w:rPr>
            </w:pPr>
            <w:r w:rsidRPr="007B39D7">
              <w:rPr>
                <w:rFonts w:cstheme="minorHAnsi"/>
                <w:sz w:val="20"/>
                <w:szCs w:val="20"/>
              </w:rPr>
              <w:t>topup_prem_pp(t)</w:t>
            </w:r>
          </w:p>
        </w:tc>
        <w:tc>
          <w:tcPr>
            <w:tcW w:w="4111" w:type="dxa"/>
            <w:vAlign w:val="center"/>
          </w:tcPr>
          <w:p w14:paraId="16784B30" w14:textId="1879DF4F" w:rsidR="00960B30" w:rsidRDefault="00960B30" w:rsidP="00960B30">
            <w:pPr>
              <w:jc w:val="left"/>
              <w:rPr>
                <w:sz w:val="20"/>
                <w:szCs w:val="20"/>
              </w:rPr>
            </w:pPr>
            <w:r>
              <w:rPr>
                <w:sz w:val="20"/>
                <w:szCs w:val="20"/>
              </w:rPr>
              <w:t xml:space="preserve">If t &gt;= 1 and </w:t>
            </w:r>
            <w:r w:rsidRPr="00506A37">
              <w:rPr>
                <w:sz w:val="20"/>
                <w:szCs w:val="20"/>
              </w:rPr>
              <w:t>mod(t</w:t>
            </w:r>
            <w:r>
              <w:rPr>
                <w:sz w:val="20"/>
                <w:szCs w:val="20"/>
              </w:rPr>
              <w:t>-1</w:t>
            </w:r>
            <w:r w:rsidRPr="00506A37">
              <w:rPr>
                <w:sz w:val="20"/>
                <w:szCs w:val="20"/>
              </w:rPr>
              <w:t xml:space="preserve">, </w:t>
            </w:r>
            <w:r>
              <w:rPr>
                <w:sz w:val="20"/>
                <w:szCs w:val="20"/>
              </w:rPr>
              <w:t>topup</w:t>
            </w:r>
            <w:r w:rsidRPr="00506A37">
              <w:rPr>
                <w:sz w:val="20"/>
                <w:szCs w:val="20"/>
              </w:rPr>
              <w:t>_freq</w:t>
            </w:r>
            <w:r>
              <w:rPr>
                <w:sz w:val="20"/>
                <w:szCs w:val="20"/>
              </w:rPr>
              <w:t>_mths</w:t>
            </w:r>
            <w:r w:rsidRPr="00506A37">
              <w:rPr>
                <w:sz w:val="20"/>
                <w:szCs w:val="20"/>
              </w:rPr>
              <w:t>)</w:t>
            </w:r>
            <w:r>
              <w:rPr>
                <w:sz w:val="20"/>
                <w:szCs w:val="20"/>
              </w:rPr>
              <w:t xml:space="preserve"> = 0 and t &lt;= </w:t>
            </w:r>
            <w:r w:rsidR="006F5B0F">
              <w:rPr>
                <w:sz w:val="20"/>
                <w:szCs w:val="20"/>
              </w:rPr>
              <w:t>topup</w:t>
            </w:r>
            <w:r>
              <w:rPr>
                <w:sz w:val="20"/>
                <w:szCs w:val="20"/>
              </w:rPr>
              <w:t xml:space="preserve">_term </w:t>
            </w:r>
            <w:r w:rsidRPr="00335ED2">
              <w:rPr>
                <w:sz w:val="20"/>
                <w:szCs w:val="20"/>
              </w:rPr>
              <w:t>× 12</w:t>
            </w:r>
            <w:r>
              <w:rPr>
                <w:sz w:val="20"/>
                <w:szCs w:val="20"/>
              </w:rPr>
              <w:t>:</w:t>
            </w:r>
          </w:p>
          <w:p w14:paraId="1FE93839" w14:textId="5E17BBBE" w:rsidR="00960B30" w:rsidRDefault="00960B30" w:rsidP="00960B30">
            <w:pPr>
              <w:pStyle w:val="ListParagraph"/>
              <w:ind w:left="360"/>
              <w:jc w:val="left"/>
              <w:rPr>
                <w:sz w:val="20"/>
                <w:szCs w:val="20"/>
              </w:rPr>
            </w:pPr>
            <w:r>
              <w:rPr>
                <w:sz w:val="20"/>
                <w:szCs w:val="20"/>
              </w:rPr>
              <w:t>(ATP / (12/</w:t>
            </w:r>
            <w:r w:rsidR="006F5B0F">
              <w:rPr>
                <w:sz w:val="20"/>
                <w:szCs w:val="20"/>
              </w:rPr>
              <w:t>topup</w:t>
            </w:r>
            <w:r>
              <w:rPr>
                <w:sz w:val="20"/>
                <w:szCs w:val="20"/>
              </w:rPr>
              <w:t xml:space="preserve">_freq_mths)) </w:t>
            </w:r>
          </w:p>
          <w:p w14:paraId="511E96A2" w14:textId="77777777" w:rsidR="00960B30" w:rsidRPr="00506A37" w:rsidRDefault="00960B30" w:rsidP="00960B30">
            <w:pPr>
              <w:pStyle w:val="ListParagraph"/>
              <w:ind w:left="360"/>
              <w:jc w:val="left"/>
              <w:rPr>
                <w:sz w:val="20"/>
                <w:szCs w:val="20"/>
              </w:rPr>
            </w:pPr>
            <w:r w:rsidRPr="00335ED2">
              <w:rPr>
                <w:sz w:val="20"/>
                <w:szCs w:val="20"/>
              </w:rPr>
              <w:t>×</w:t>
            </w:r>
            <w:r w:rsidRPr="00513864">
              <w:rPr>
                <w:sz w:val="20"/>
                <w:szCs w:val="20"/>
              </w:rPr>
              <w:t xml:space="preserve"> is_inforce_bgn(t)</w:t>
            </w:r>
          </w:p>
          <w:p w14:paraId="3E32D82A" w14:textId="77777777" w:rsidR="00C13970" w:rsidRDefault="00C13970" w:rsidP="00C13970">
            <w:pPr>
              <w:jc w:val="left"/>
              <w:rPr>
                <w:sz w:val="20"/>
                <w:szCs w:val="20"/>
              </w:rPr>
            </w:pPr>
            <w:r>
              <w:rPr>
                <w:sz w:val="20"/>
                <w:szCs w:val="20"/>
              </w:rPr>
              <w:t>Else</w:t>
            </w:r>
            <w:r w:rsidRPr="00506A37">
              <w:rPr>
                <w:sz w:val="20"/>
                <w:szCs w:val="20"/>
              </w:rPr>
              <w:t>:</w:t>
            </w:r>
          </w:p>
          <w:p w14:paraId="131295E8" w14:textId="02A8C59B" w:rsidR="00960B30" w:rsidRPr="00C13970" w:rsidRDefault="00C13970" w:rsidP="00C13970">
            <w:pPr>
              <w:pStyle w:val="ListParagraph"/>
              <w:ind w:left="360"/>
              <w:jc w:val="left"/>
              <w:rPr>
                <w:sz w:val="20"/>
                <w:szCs w:val="20"/>
              </w:rPr>
            </w:pPr>
            <w:r>
              <w:rPr>
                <w:sz w:val="20"/>
                <w:szCs w:val="20"/>
              </w:rPr>
              <w:t>0</w:t>
            </w:r>
          </w:p>
        </w:tc>
        <w:tc>
          <w:tcPr>
            <w:tcW w:w="1366" w:type="dxa"/>
            <w:vAlign w:val="center"/>
          </w:tcPr>
          <w:p w14:paraId="4B0D9A2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S1.1</w:t>
            </w:r>
          </w:p>
        </w:tc>
      </w:tr>
      <w:tr w:rsidR="00960B30" w:rsidRPr="007B39D7" w14:paraId="2398D621" w14:textId="77777777" w:rsidTr="00F308AF">
        <w:trPr>
          <w:cantSplit/>
        </w:trPr>
        <w:tc>
          <w:tcPr>
            <w:tcW w:w="670" w:type="dxa"/>
            <w:vAlign w:val="center"/>
          </w:tcPr>
          <w:p w14:paraId="3F40931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w:t>
            </w:r>
          </w:p>
        </w:tc>
        <w:tc>
          <w:tcPr>
            <w:tcW w:w="2869" w:type="dxa"/>
            <w:vAlign w:val="center"/>
          </w:tcPr>
          <w:p w14:paraId="2B58BB3E" w14:textId="77777777" w:rsidR="00960B30" w:rsidRPr="007B39D7" w:rsidRDefault="00960B30" w:rsidP="00960B30">
            <w:pPr>
              <w:jc w:val="left"/>
              <w:rPr>
                <w:sz w:val="20"/>
                <w:szCs w:val="20"/>
              </w:rPr>
            </w:pPr>
            <w:r w:rsidRPr="007B39D7">
              <w:rPr>
                <w:rFonts w:cstheme="minorHAnsi"/>
                <w:sz w:val="20"/>
                <w:szCs w:val="20"/>
              </w:rPr>
              <w:t>basic_alloc_chg_pp(t)</w:t>
            </w:r>
          </w:p>
        </w:tc>
        <w:tc>
          <w:tcPr>
            <w:tcW w:w="4111" w:type="dxa"/>
            <w:vAlign w:val="center"/>
          </w:tcPr>
          <w:p w14:paraId="06140F18" w14:textId="77777777" w:rsidR="00960B30" w:rsidRPr="00513864" w:rsidRDefault="00960B30" w:rsidP="00960B30">
            <w:pPr>
              <w:jc w:val="left"/>
              <w:rPr>
                <w:sz w:val="20"/>
                <w:szCs w:val="20"/>
              </w:rPr>
            </w:pPr>
            <w:r w:rsidRPr="00513864">
              <w:rPr>
                <w:rFonts w:cstheme="minorHAnsi"/>
                <w:sz w:val="20"/>
                <w:szCs w:val="20"/>
              </w:rPr>
              <w:t xml:space="preserve">basic_alloc_chg_pc(t) </w:t>
            </w:r>
            <w:r w:rsidRPr="00513864">
              <w:rPr>
                <w:sz w:val="20"/>
                <w:szCs w:val="20"/>
              </w:rPr>
              <w:t>×</w:t>
            </w:r>
            <w:r w:rsidRPr="00513864">
              <w:rPr>
                <w:rFonts w:cstheme="minorHAnsi"/>
                <w:sz w:val="20"/>
                <w:szCs w:val="20"/>
              </w:rPr>
              <w:t xml:space="preserve"> basic_prem_pp(t)</w:t>
            </w:r>
          </w:p>
        </w:tc>
        <w:tc>
          <w:tcPr>
            <w:tcW w:w="1366" w:type="dxa"/>
            <w:vAlign w:val="center"/>
          </w:tcPr>
          <w:p w14:paraId="4A93CFD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 S1.4</w:t>
            </w:r>
          </w:p>
        </w:tc>
      </w:tr>
      <w:tr w:rsidR="00960B30" w:rsidRPr="007B39D7" w14:paraId="68920D6B" w14:textId="77777777" w:rsidTr="00F308AF">
        <w:trPr>
          <w:cantSplit/>
        </w:trPr>
        <w:tc>
          <w:tcPr>
            <w:tcW w:w="670" w:type="dxa"/>
            <w:vAlign w:val="center"/>
          </w:tcPr>
          <w:p w14:paraId="395B68D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w:t>
            </w:r>
          </w:p>
        </w:tc>
        <w:tc>
          <w:tcPr>
            <w:tcW w:w="2869" w:type="dxa"/>
            <w:vAlign w:val="center"/>
          </w:tcPr>
          <w:p w14:paraId="02D29498" w14:textId="77777777" w:rsidR="00960B30" w:rsidRPr="007B39D7" w:rsidRDefault="00960B30" w:rsidP="00960B30">
            <w:pPr>
              <w:jc w:val="left"/>
              <w:rPr>
                <w:rFonts w:cstheme="minorHAnsi"/>
                <w:sz w:val="20"/>
                <w:szCs w:val="20"/>
              </w:rPr>
            </w:pPr>
            <w:r w:rsidRPr="003D1DA4">
              <w:rPr>
                <w:rFonts w:cstheme="minorHAnsi"/>
                <w:sz w:val="20"/>
              </w:rPr>
              <w:t>basic_alloc_chg_pc</w:t>
            </w:r>
            <w:r>
              <w:rPr>
                <w:rFonts w:cstheme="minorHAnsi"/>
                <w:sz w:val="20"/>
              </w:rPr>
              <w:t>(t)</w:t>
            </w:r>
          </w:p>
        </w:tc>
        <w:tc>
          <w:tcPr>
            <w:tcW w:w="4111" w:type="dxa"/>
            <w:vAlign w:val="center"/>
          </w:tcPr>
          <w:p w14:paraId="639B486F" w14:textId="77777777" w:rsidR="00960B30" w:rsidRPr="00513864" w:rsidRDefault="00960B30" w:rsidP="00960B30">
            <w:pPr>
              <w:jc w:val="left"/>
              <w:rPr>
                <w:rFonts w:cstheme="minorHAnsi"/>
                <w:sz w:val="20"/>
                <w:szCs w:val="20"/>
              </w:rPr>
            </w:pPr>
            <w:r w:rsidRPr="00513864">
              <w:rPr>
                <w:rFonts w:cstheme="minorHAnsi"/>
                <w:sz w:val="20"/>
                <w:szCs w:val="20"/>
              </w:rPr>
              <w:t>the allocation charge rate for basic premium in month t</w:t>
            </w:r>
          </w:p>
        </w:tc>
        <w:tc>
          <w:tcPr>
            <w:tcW w:w="1366" w:type="dxa"/>
            <w:vAlign w:val="center"/>
          </w:tcPr>
          <w:p w14:paraId="5736B38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99D4C4A" w14:textId="77777777" w:rsidTr="00F308AF">
        <w:trPr>
          <w:cantSplit/>
        </w:trPr>
        <w:tc>
          <w:tcPr>
            <w:tcW w:w="670" w:type="dxa"/>
            <w:vAlign w:val="center"/>
          </w:tcPr>
          <w:p w14:paraId="4619B7B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w:t>
            </w:r>
          </w:p>
        </w:tc>
        <w:tc>
          <w:tcPr>
            <w:tcW w:w="2869" w:type="dxa"/>
            <w:vAlign w:val="center"/>
          </w:tcPr>
          <w:p w14:paraId="63AA766B" w14:textId="77777777" w:rsidR="00960B30" w:rsidRPr="007B39D7" w:rsidRDefault="00960B30" w:rsidP="00960B30">
            <w:pPr>
              <w:jc w:val="left"/>
              <w:rPr>
                <w:sz w:val="20"/>
                <w:szCs w:val="20"/>
              </w:rPr>
            </w:pPr>
            <w:r w:rsidRPr="007B39D7">
              <w:rPr>
                <w:rFonts w:cstheme="minorHAnsi"/>
                <w:sz w:val="20"/>
                <w:szCs w:val="20"/>
              </w:rPr>
              <w:t>topup_alloc_chg_pp(t)</w:t>
            </w:r>
          </w:p>
        </w:tc>
        <w:tc>
          <w:tcPr>
            <w:tcW w:w="4111" w:type="dxa"/>
            <w:vAlign w:val="center"/>
          </w:tcPr>
          <w:p w14:paraId="1D8DDFE2" w14:textId="77777777" w:rsidR="00960B30" w:rsidRPr="00513864" w:rsidRDefault="00960B30" w:rsidP="00960B30">
            <w:pPr>
              <w:jc w:val="left"/>
              <w:rPr>
                <w:sz w:val="20"/>
                <w:szCs w:val="20"/>
              </w:rPr>
            </w:pPr>
            <w:r w:rsidRPr="00513864">
              <w:rPr>
                <w:rFonts w:cstheme="minorHAnsi"/>
                <w:sz w:val="20"/>
                <w:szCs w:val="20"/>
              </w:rPr>
              <w:t xml:space="preserve">topup_alloc_chg_pc(t) </w:t>
            </w:r>
            <w:r w:rsidRPr="00513864">
              <w:rPr>
                <w:sz w:val="20"/>
                <w:szCs w:val="20"/>
              </w:rPr>
              <w:t>×</w:t>
            </w:r>
            <w:r w:rsidRPr="00513864">
              <w:rPr>
                <w:rFonts w:cstheme="minorHAnsi"/>
                <w:sz w:val="20"/>
                <w:szCs w:val="20"/>
              </w:rPr>
              <w:t xml:space="preserve"> topup_prem_pp(t)</w:t>
            </w:r>
          </w:p>
        </w:tc>
        <w:tc>
          <w:tcPr>
            <w:tcW w:w="1366" w:type="dxa"/>
            <w:vAlign w:val="center"/>
          </w:tcPr>
          <w:p w14:paraId="66D2A1F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S1.9, S1.5</w:t>
            </w:r>
          </w:p>
        </w:tc>
      </w:tr>
      <w:tr w:rsidR="00960B30" w:rsidRPr="007B39D7" w14:paraId="7F822658" w14:textId="77777777" w:rsidTr="00F308AF">
        <w:trPr>
          <w:cantSplit/>
        </w:trPr>
        <w:tc>
          <w:tcPr>
            <w:tcW w:w="670" w:type="dxa"/>
            <w:vAlign w:val="center"/>
          </w:tcPr>
          <w:p w14:paraId="6284838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S1.9</w:t>
            </w:r>
          </w:p>
        </w:tc>
        <w:tc>
          <w:tcPr>
            <w:tcW w:w="2869" w:type="dxa"/>
            <w:vAlign w:val="center"/>
          </w:tcPr>
          <w:p w14:paraId="10B5D6CA" w14:textId="77777777" w:rsidR="00960B30" w:rsidRPr="007B39D7" w:rsidRDefault="00960B30" w:rsidP="00960B30">
            <w:pPr>
              <w:jc w:val="left"/>
              <w:rPr>
                <w:rFonts w:cstheme="minorHAnsi"/>
                <w:sz w:val="20"/>
                <w:szCs w:val="20"/>
              </w:rPr>
            </w:pPr>
            <w:r w:rsidRPr="003D1DA4">
              <w:rPr>
                <w:rFonts w:cstheme="minorHAnsi"/>
                <w:sz w:val="20"/>
              </w:rPr>
              <w:t>topup_alloc_chg_pc</w:t>
            </w:r>
            <w:r>
              <w:rPr>
                <w:rFonts w:cstheme="minorHAnsi"/>
                <w:sz w:val="20"/>
              </w:rPr>
              <w:t>(t)</w:t>
            </w:r>
          </w:p>
        </w:tc>
        <w:tc>
          <w:tcPr>
            <w:tcW w:w="4111" w:type="dxa"/>
            <w:vAlign w:val="center"/>
          </w:tcPr>
          <w:p w14:paraId="2AFDBE94" w14:textId="77777777" w:rsidR="00960B30" w:rsidRPr="00513864" w:rsidRDefault="00960B30" w:rsidP="00960B30">
            <w:pPr>
              <w:jc w:val="left"/>
              <w:rPr>
                <w:rFonts w:cstheme="minorHAnsi"/>
                <w:sz w:val="20"/>
                <w:szCs w:val="20"/>
              </w:rPr>
            </w:pPr>
            <w:r w:rsidRPr="00513864">
              <w:rPr>
                <w:rFonts w:cstheme="minorHAnsi"/>
                <w:sz w:val="20"/>
                <w:szCs w:val="20"/>
              </w:rPr>
              <w:t>the allocation charge rate for topup premium in month t</w:t>
            </w:r>
          </w:p>
        </w:tc>
        <w:tc>
          <w:tcPr>
            <w:tcW w:w="1366" w:type="dxa"/>
            <w:vAlign w:val="center"/>
          </w:tcPr>
          <w:p w14:paraId="6384FA4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0CC8F4BD" w14:textId="77777777" w:rsidTr="00F308AF">
        <w:trPr>
          <w:cantSplit/>
        </w:trPr>
        <w:tc>
          <w:tcPr>
            <w:tcW w:w="670" w:type="dxa"/>
            <w:vAlign w:val="center"/>
          </w:tcPr>
          <w:p w14:paraId="3F05F2C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S1.10</w:t>
            </w:r>
          </w:p>
        </w:tc>
        <w:tc>
          <w:tcPr>
            <w:tcW w:w="2869" w:type="dxa"/>
            <w:vAlign w:val="center"/>
          </w:tcPr>
          <w:p w14:paraId="623FC363" w14:textId="77777777" w:rsidR="00960B30" w:rsidRPr="007B39D7" w:rsidRDefault="00960B30" w:rsidP="00960B30">
            <w:pPr>
              <w:jc w:val="left"/>
              <w:rPr>
                <w:sz w:val="20"/>
                <w:szCs w:val="20"/>
              </w:rPr>
            </w:pPr>
            <w:r w:rsidRPr="007B39D7">
              <w:rPr>
                <w:rFonts w:cstheme="minorHAnsi"/>
                <w:sz w:val="20"/>
                <w:szCs w:val="20"/>
              </w:rPr>
              <w:t>basic_alloc_prem_b4_dedncf(t)</w:t>
            </w:r>
          </w:p>
        </w:tc>
        <w:tc>
          <w:tcPr>
            <w:tcW w:w="4111" w:type="dxa"/>
            <w:vAlign w:val="center"/>
          </w:tcPr>
          <w:p w14:paraId="433799E9" w14:textId="77777777" w:rsidR="00960B30" w:rsidRPr="00513864" w:rsidRDefault="00960B30" w:rsidP="00960B30">
            <w:pPr>
              <w:jc w:val="left"/>
              <w:rPr>
                <w:sz w:val="20"/>
                <w:szCs w:val="20"/>
              </w:rPr>
            </w:pPr>
            <w:r w:rsidRPr="00513864">
              <w:rPr>
                <w:rFonts w:cstheme="minorHAnsi"/>
                <w:sz w:val="20"/>
                <w:szCs w:val="20"/>
              </w:rPr>
              <w:t>basic_prem_pp(t) – basic_alloc_chg_pp(t)</w:t>
            </w:r>
          </w:p>
        </w:tc>
        <w:tc>
          <w:tcPr>
            <w:tcW w:w="1366" w:type="dxa"/>
            <w:vAlign w:val="center"/>
          </w:tcPr>
          <w:p w14:paraId="47185D8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 S1.6</w:t>
            </w:r>
          </w:p>
        </w:tc>
      </w:tr>
      <w:tr w:rsidR="00960B30" w:rsidRPr="007B39D7" w14:paraId="29B524B3" w14:textId="77777777" w:rsidTr="00F308AF">
        <w:trPr>
          <w:cantSplit/>
        </w:trPr>
        <w:tc>
          <w:tcPr>
            <w:tcW w:w="670" w:type="dxa"/>
            <w:vAlign w:val="center"/>
          </w:tcPr>
          <w:p w14:paraId="1461B15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S1.11</w:t>
            </w:r>
          </w:p>
        </w:tc>
        <w:tc>
          <w:tcPr>
            <w:tcW w:w="2869" w:type="dxa"/>
            <w:vAlign w:val="center"/>
          </w:tcPr>
          <w:p w14:paraId="02DCC5FA" w14:textId="77777777" w:rsidR="00960B30" w:rsidRPr="007B39D7" w:rsidRDefault="00960B30" w:rsidP="00960B30">
            <w:pPr>
              <w:jc w:val="left"/>
              <w:rPr>
                <w:rFonts w:cstheme="minorHAnsi"/>
                <w:sz w:val="20"/>
                <w:szCs w:val="20"/>
              </w:rPr>
            </w:pPr>
            <w:r w:rsidRPr="007B39D7">
              <w:rPr>
                <w:rFonts w:cstheme="minorHAnsi"/>
                <w:sz w:val="20"/>
                <w:szCs w:val="20"/>
              </w:rPr>
              <w:t>topup_alloc_prem_b4_</w:t>
            </w:r>
            <w:r w:rsidRPr="007B39D7">
              <w:rPr>
                <w:sz w:val="20"/>
                <w:szCs w:val="20"/>
              </w:rPr>
              <w:t>dedncf</w:t>
            </w:r>
            <w:r w:rsidRPr="007B39D7">
              <w:rPr>
                <w:rFonts w:cstheme="minorHAnsi"/>
                <w:sz w:val="20"/>
                <w:szCs w:val="20"/>
              </w:rPr>
              <w:t>(t)</w:t>
            </w:r>
          </w:p>
        </w:tc>
        <w:tc>
          <w:tcPr>
            <w:tcW w:w="4111" w:type="dxa"/>
            <w:vAlign w:val="center"/>
          </w:tcPr>
          <w:p w14:paraId="6AA3AEDB" w14:textId="77777777" w:rsidR="00960B30" w:rsidRPr="00513864" w:rsidRDefault="00960B30" w:rsidP="00960B30">
            <w:pPr>
              <w:jc w:val="left"/>
              <w:rPr>
                <w:sz w:val="20"/>
                <w:szCs w:val="20"/>
              </w:rPr>
            </w:pPr>
            <w:r w:rsidRPr="00513864">
              <w:rPr>
                <w:rFonts w:cstheme="minorHAnsi"/>
                <w:sz w:val="20"/>
                <w:szCs w:val="20"/>
              </w:rPr>
              <w:t>topup_prem_pp(t) – topup_alloc_chg_pp(t)</w:t>
            </w:r>
          </w:p>
        </w:tc>
        <w:tc>
          <w:tcPr>
            <w:tcW w:w="1366" w:type="dxa"/>
            <w:vAlign w:val="center"/>
          </w:tcPr>
          <w:p w14:paraId="2477F9C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 S1.8</w:t>
            </w:r>
          </w:p>
        </w:tc>
      </w:tr>
      <w:tr w:rsidR="00960B30" w:rsidRPr="007B39D7" w14:paraId="4422DBF1" w14:textId="77777777" w:rsidTr="00F308AF">
        <w:trPr>
          <w:cantSplit/>
        </w:trPr>
        <w:tc>
          <w:tcPr>
            <w:tcW w:w="670" w:type="dxa"/>
            <w:vAlign w:val="center"/>
          </w:tcPr>
          <w:p w14:paraId="254DBAB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S1.12</w:t>
            </w:r>
          </w:p>
        </w:tc>
        <w:tc>
          <w:tcPr>
            <w:tcW w:w="2869" w:type="dxa"/>
            <w:vAlign w:val="center"/>
          </w:tcPr>
          <w:p w14:paraId="320120ED" w14:textId="77777777" w:rsidR="00960B30" w:rsidRPr="007B39D7" w:rsidRDefault="00960B30" w:rsidP="00960B30">
            <w:pPr>
              <w:jc w:val="left"/>
              <w:rPr>
                <w:sz w:val="20"/>
                <w:szCs w:val="20"/>
              </w:rPr>
            </w:pPr>
            <w:r w:rsidRPr="007B39D7">
              <w:rPr>
                <w:sz w:val="20"/>
                <w:szCs w:val="20"/>
              </w:rPr>
              <w:t>basic_alloc_prem</w:t>
            </w:r>
            <w:r w:rsidRPr="007B39D7">
              <w:rPr>
                <w:rFonts w:cstheme="minorHAnsi"/>
                <w:sz w:val="20"/>
                <w:szCs w:val="20"/>
              </w:rPr>
              <w:t>(t)</w:t>
            </w:r>
          </w:p>
        </w:tc>
        <w:tc>
          <w:tcPr>
            <w:tcW w:w="4111" w:type="dxa"/>
            <w:vAlign w:val="center"/>
          </w:tcPr>
          <w:p w14:paraId="7058F624" w14:textId="77777777" w:rsidR="00960B30" w:rsidRPr="00513864" w:rsidRDefault="00960B30" w:rsidP="00960B30">
            <w:pPr>
              <w:jc w:val="left"/>
              <w:rPr>
                <w:sz w:val="20"/>
                <w:szCs w:val="20"/>
              </w:rPr>
            </w:pPr>
            <w:r w:rsidRPr="00513864">
              <w:rPr>
                <w:sz w:val="20"/>
                <w:szCs w:val="20"/>
              </w:rPr>
              <w:t>basic_alloc_prem_b4_dedncf(t)</w:t>
            </w:r>
          </w:p>
          <w:p w14:paraId="1FE7BF50" w14:textId="77777777" w:rsidR="00960B30" w:rsidRPr="00513864" w:rsidRDefault="00960B30" w:rsidP="00960B30">
            <w:pPr>
              <w:jc w:val="left"/>
              <w:rPr>
                <w:sz w:val="20"/>
                <w:szCs w:val="20"/>
              </w:rPr>
            </w:pPr>
            <w:r w:rsidRPr="00513864">
              <w:rPr>
                <w:sz w:val="20"/>
                <w:szCs w:val="20"/>
              </w:rPr>
              <w:t>– basic_dedncf_clrd(t)</w:t>
            </w:r>
          </w:p>
        </w:tc>
        <w:tc>
          <w:tcPr>
            <w:tcW w:w="1366" w:type="dxa"/>
            <w:vAlign w:val="center"/>
          </w:tcPr>
          <w:p w14:paraId="18A319D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S1.10, S1.17</w:t>
            </w:r>
          </w:p>
        </w:tc>
      </w:tr>
      <w:tr w:rsidR="00960B30" w:rsidRPr="007B39D7" w14:paraId="327D1B45" w14:textId="77777777" w:rsidTr="00F308AF">
        <w:trPr>
          <w:cantSplit/>
        </w:trPr>
        <w:tc>
          <w:tcPr>
            <w:tcW w:w="670" w:type="dxa"/>
            <w:vAlign w:val="center"/>
          </w:tcPr>
          <w:p w14:paraId="085C850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S1.13</w:t>
            </w:r>
          </w:p>
        </w:tc>
        <w:tc>
          <w:tcPr>
            <w:tcW w:w="2869" w:type="dxa"/>
            <w:vAlign w:val="center"/>
          </w:tcPr>
          <w:p w14:paraId="6068BE54" w14:textId="77777777" w:rsidR="00960B30" w:rsidRPr="007B39D7" w:rsidRDefault="00960B30" w:rsidP="00960B30">
            <w:pPr>
              <w:jc w:val="left"/>
              <w:rPr>
                <w:rFonts w:cstheme="minorHAnsi"/>
                <w:sz w:val="20"/>
                <w:szCs w:val="20"/>
              </w:rPr>
            </w:pPr>
            <w:r w:rsidRPr="007B39D7">
              <w:rPr>
                <w:sz w:val="20"/>
                <w:szCs w:val="20"/>
              </w:rPr>
              <w:t>topup_alloc_prem</w:t>
            </w:r>
            <w:r w:rsidRPr="007B39D7">
              <w:rPr>
                <w:rFonts w:cstheme="minorHAnsi"/>
                <w:sz w:val="20"/>
                <w:szCs w:val="20"/>
              </w:rPr>
              <w:t>(t)</w:t>
            </w:r>
          </w:p>
        </w:tc>
        <w:tc>
          <w:tcPr>
            <w:tcW w:w="4111" w:type="dxa"/>
            <w:vAlign w:val="center"/>
          </w:tcPr>
          <w:p w14:paraId="2D5A735C" w14:textId="77777777" w:rsidR="00960B30" w:rsidRPr="00513864" w:rsidRDefault="00960B30" w:rsidP="00960B30">
            <w:pPr>
              <w:jc w:val="left"/>
              <w:rPr>
                <w:sz w:val="20"/>
                <w:szCs w:val="20"/>
              </w:rPr>
            </w:pPr>
            <w:r w:rsidRPr="00513864">
              <w:rPr>
                <w:sz w:val="20"/>
                <w:szCs w:val="20"/>
              </w:rPr>
              <w:t>topup_alloc_prem_b4_dedncf(t)</w:t>
            </w:r>
          </w:p>
          <w:p w14:paraId="020857E8" w14:textId="77777777" w:rsidR="00960B30" w:rsidRPr="00513864" w:rsidRDefault="00960B30" w:rsidP="00960B30">
            <w:pPr>
              <w:jc w:val="left"/>
              <w:rPr>
                <w:sz w:val="20"/>
                <w:szCs w:val="20"/>
              </w:rPr>
            </w:pPr>
            <w:r w:rsidRPr="00513864">
              <w:rPr>
                <w:sz w:val="20"/>
                <w:szCs w:val="20"/>
              </w:rPr>
              <w:t>– topup_ dedncf_clrd(t)</w:t>
            </w:r>
          </w:p>
        </w:tc>
        <w:tc>
          <w:tcPr>
            <w:tcW w:w="1366" w:type="dxa"/>
            <w:vAlign w:val="center"/>
          </w:tcPr>
          <w:p w14:paraId="15211DB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S1.11, S1.18</w:t>
            </w:r>
          </w:p>
        </w:tc>
      </w:tr>
      <w:tr w:rsidR="00960B30" w:rsidRPr="007B39D7" w14:paraId="5F037085" w14:textId="77777777" w:rsidTr="00F308AF">
        <w:trPr>
          <w:cantSplit/>
        </w:trPr>
        <w:tc>
          <w:tcPr>
            <w:tcW w:w="670" w:type="dxa"/>
            <w:vAlign w:val="center"/>
          </w:tcPr>
          <w:p w14:paraId="048BFC3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S1.14</w:t>
            </w:r>
          </w:p>
        </w:tc>
        <w:tc>
          <w:tcPr>
            <w:tcW w:w="2869" w:type="dxa"/>
            <w:vAlign w:val="center"/>
          </w:tcPr>
          <w:p w14:paraId="09585F4B" w14:textId="77777777" w:rsidR="00960B30" w:rsidRPr="007B39D7" w:rsidRDefault="00960B30" w:rsidP="00960B30">
            <w:pPr>
              <w:jc w:val="left"/>
              <w:rPr>
                <w:sz w:val="20"/>
                <w:szCs w:val="20"/>
              </w:rPr>
            </w:pPr>
            <w:r w:rsidRPr="007B39D7">
              <w:rPr>
                <w:rFonts w:cstheme="minorHAnsi"/>
                <w:sz w:val="20"/>
                <w:szCs w:val="20"/>
              </w:rPr>
              <w:t>bav_bd(t)</w:t>
            </w:r>
          </w:p>
        </w:tc>
        <w:tc>
          <w:tcPr>
            <w:tcW w:w="4111" w:type="dxa"/>
            <w:vAlign w:val="center"/>
          </w:tcPr>
          <w:p w14:paraId="1E4C7D64" w14:textId="77777777" w:rsidR="00960B30" w:rsidRPr="00513864" w:rsidRDefault="00960B30" w:rsidP="00960B30">
            <w:pPr>
              <w:jc w:val="left"/>
              <w:rPr>
                <w:sz w:val="20"/>
                <w:szCs w:val="20"/>
              </w:rPr>
            </w:pPr>
            <w:r w:rsidRPr="00513864">
              <w:rPr>
                <w:rFonts w:cstheme="minorHAnsi"/>
                <w:sz w:val="20"/>
                <w:szCs w:val="20"/>
              </w:rPr>
              <w:t xml:space="preserve">(bav_ab(t-1) + </w:t>
            </w:r>
            <w:r w:rsidRPr="00513864">
              <w:rPr>
                <w:sz w:val="20"/>
                <w:szCs w:val="20"/>
              </w:rPr>
              <w:t xml:space="preserve">basic_alloc_prem(t)) </w:t>
            </w:r>
          </w:p>
          <w:p w14:paraId="77732131" w14:textId="77777777" w:rsidR="00960B30" w:rsidRPr="00513864" w:rsidRDefault="00960B30" w:rsidP="00960B30">
            <w:pPr>
              <w:jc w:val="left"/>
              <w:rPr>
                <w:sz w:val="20"/>
                <w:szCs w:val="20"/>
              </w:rPr>
            </w:pPr>
            <w:r w:rsidRPr="00513864">
              <w:rPr>
                <w:sz w:val="20"/>
                <w:szCs w:val="20"/>
              </w:rPr>
              <w:t>× is_inforce_bgn(t)</w:t>
            </w:r>
          </w:p>
        </w:tc>
        <w:tc>
          <w:tcPr>
            <w:tcW w:w="1366" w:type="dxa"/>
            <w:vAlign w:val="center"/>
          </w:tcPr>
          <w:p w14:paraId="16CD5A0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S1.79, S1.12, S1.1</w:t>
            </w:r>
          </w:p>
        </w:tc>
      </w:tr>
      <w:tr w:rsidR="00960B30" w:rsidRPr="007B39D7" w14:paraId="5AC737A5" w14:textId="77777777" w:rsidTr="00F308AF">
        <w:trPr>
          <w:cantSplit/>
        </w:trPr>
        <w:tc>
          <w:tcPr>
            <w:tcW w:w="670" w:type="dxa"/>
            <w:vAlign w:val="center"/>
          </w:tcPr>
          <w:p w14:paraId="22007E1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S1.15</w:t>
            </w:r>
          </w:p>
        </w:tc>
        <w:tc>
          <w:tcPr>
            <w:tcW w:w="2869" w:type="dxa"/>
            <w:vAlign w:val="center"/>
          </w:tcPr>
          <w:p w14:paraId="07F17DFD" w14:textId="77777777" w:rsidR="00960B30" w:rsidRPr="007B39D7" w:rsidRDefault="00960B30" w:rsidP="00960B30">
            <w:pPr>
              <w:jc w:val="left"/>
              <w:rPr>
                <w:rFonts w:cstheme="minorHAnsi"/>
                <w:sz w:val="20"/>
                <w:szCs w:val="20"/>
              </w:rPr>
            </w:pPr>
            <w:r w:rsidRPr="007B39D7">
              <w:rPr>
                <w:rFonts w:cstheme="minorHAnsi"/>
                <w:sz w:val="20"/>
                <w:szCs w:val="20"/>
              </w:rPr>
              <w:t>tuav_bd(t)</w:t>
            </w:r>
          </w:p>
        </w:tc>
        <w:tc>
          <w:tcPr>
            <w:tcW w:w="4111" w:type="dxa"/>
            <w:vAlign w:val="center"/>
          </w:tcPr>
          <w:p w14:paraId="567B19A4" w14:textId="77777777" w:rsidR="00960B30" w:rsidRPr="00513864" w:rsidRDefault="00960B30" w:rsidP="00960B30">
            <w:pPr>
              <w:jc w:val="left"/>
              <w:rPr>
                <w:sz w:val="20"/>
                <w:szCs w:val="20"/>
              </w:rPr>
            </w:pPr>
            <w:r w:rsidRPr="00513864">
              <w:rPr>
                <w:rFonts w:cstheme="minorHAnsi"/>
                <w:sz w:val="20"/>
                <w:szCs w:val="20"/>
              </w:rPr>
              <w:t xml:space="preserve">(tuav_ab(t-1) + </w:t>
            </w:r>
            <w:r w:rsidRPr="00513864">
              <w:rPr>
                <w:sz w:val="20"/>
                <w:szCs w:val="20"/>
              </w:rPr>
              <w:t>topup_alloc_prem(t))</w:t>
            </w:r>
          </w:p>
          <w:p w14:paraId="4B939466" w14:textId="77777777" w:rsidR="00960B30" w:rsidRPr="00513864" w:rsidRDefault="00960B30" w:rsidP="00960B30">
            <w:pPr>
              <w:jc w:val="left"/>
              <w:rPr>
                <w:sz w:val="20"/>
                <w:szCs w:val="20"/>
              </w:rPr>
            </w:pPr>
            <w:r w:rsidRPr="00513864">
              <w:rPr>
                <w:sz w:val="20"/>
                <w:szCs w:val="20"/>
              </w:rPr>
              <w:t>× is_inforce_bgn(t)</w:t>
            </w:r>
          </w:p>
        </w:tc>
        <w:tc>
          <w:tcPr>
            <w:tcW w:w="1366" w:type="dxa"/>
            <w:vAlign w:val="center"/>
          </w:tcPr>
          <w:p w14:paraId="77B0F58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S1.80, S1.13, S1.1</w:t>
            </w:r>
          </w:p>
        </w:tc>
      </w:tr>
      <w:tr w:rsidR="00960B30" w:rsidRPr="007B39D7" w14:paraId="501EB9F8" w14:textId="77777777" w:rsidTr="00F308AF">
        <w:trPr>
          <w:cantSplit/>
        </w:trPr>
        <w:tc>
          <w:tcPr>
            <w:tcW w:w="670" w:type="dxa"/>
            <w:vAlign w:val="center"/>
          </w:tcPr>
          <w:p w14:paraId="27AE906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S1.16</w:t>
            </w:r>
          </w:p>
        </w:tc>
        <w:tc>
          <w:tcPr>
            <w:tcW w:w="2869" w:type="dxa"/>
            <w:vAlign w:val="center"/>
          </w:tcPr>
          <w:p w14:paraId="6EE79D7B" w14:textId="77777777" w:rsidR="00960B30" w:rsidRPr="007B39D7" w:rsidRDefault="00960B30" w:rsidP="00960B30">
            <w:pPr>
              <w:jc w:val="left"/>
              <w:rPr>
                <w:rFonts w:cstheme="minorHAnsi"/>
                <w:sz w:val="20"/>
                <w:szCs w:val="20"/>
              </w:rPr>
            </w:pPr>
            <w:r>
              <w:rPr>
                <w:rFonts w:cstheme="minorHAnsi"/>
                <w:sz w:val="20"/>
                <w:szCs w:val="20"/>
              </w:rPr>
              <w:t>av_bd(t)</w:t>
            </w:r>
          </w:p>
        </w:tc>
        <w:tc>
          <w:tcPr>
            <w:tcW w:w="4111" w:type="dxa"/>
            <w:vAlign w:val="center"/>
          </w:tcPr>
          <w:p w14:paraId="46916980" w14:textId="77777777" w:rsidR="00960B30" w:rsidRPr="00513864" w:rsidRDefault="00960B30" w:rsidP="00960B30">
            <w:pPr>
              <w:jc w:val="left"/>
              <w:rPr>
                <w:sz w:val="20"/>
                <w:szCs w:val="20"/>
              </w:rPr>
            </w:pPr>
            <w:r w:rsidRPr="007B39D7">
              <w:rPr>
                <w:rFonts w:cstheme="minorHAnsi"/>
                <w:sz w:val="20"/>
                <w:szCs w:val="20"/>
              </w:rPr>
              <w:t>bav_bd(t)</w:t>
            </w:r>
            <w:r>
              <w:rPr>
                <w:rFonts w:cstheme="minorHAnsi"/>
                <w:sz w:val="20"/>
                <w:szCs w:val="20"/>
              </w:rPr>
              <w:t xml:space="preserve"> + </w:t>
            </w:r>
            <w:r w:rsidRPr="007B39D7">
              <w:rPr>
                <w:rFonts w:cstheme="minorHAnsi"/>
                <w:sz w:val="20"/>
                <w:szCs w:val="20"/>
              </w:rPr>
              <w:t>tuav_bd(t)</w:t>
            </w:r>
          </w:p>
        </w:tc>
        <w:tc>
          <w:tcPr>
            <w:tcW w:w="1366" w:type="dxa"/>
            <w:vAlign w:val="center"/>
          </w:tcPr>
          <w:p w14:paraId="53892A0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S1.15</w:t>
            </w:r>
          </w:p>
        </w:tc>
      </w:tr>
      <w:tr w:rsidR="00960B30" w:rsidRPr="007B39D7" w14:paraId="3CFD05ED" w14:textId="77777777" w:rsidTr="00F308AF">
        <w:trPr>
          <w:cantSplit/>
        </w:trPr>
        <w:tc>
          <w:tcPr>
            <w:tcW w:w="670" w:type="dxa"/>
            <w:vAlign w:val="center"/>
          </w:tcPr>
          <w:p w14:paraId="45D12DF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S1.17</w:t>
            </w:r>
          </w:p>
        </w:tc>
        <w:tc>
          <w:tcPr>
            <w:tcW w:w="2869" w:type="dxa"/>
            <w:vAlign w:val="center"/>
          </w:tcPr>
          <w:p w14:paraId="04DE4D62" w14:textId="77777777" w:rsidR="00960B30" w:rsidRPr="007B39D7" w:rsidRDefault="00960B30" w:rsidP="00960B30">
            <w:pPr>
              <w:jc w:val="left"/>
              <w:rPr>
                <w:rFonts w:cstheme="minorHAnsi"/>
                <w:sz w:val="20"/>
                <w:szCs w:val="20"/>
              </w:rPr>
            </w:pPr>
            <w:r w:rsidRPr="007B39D7">
              <w:rPr>
                <w:sz w:val="20"/>
                <w:szCs w:val="20"/>
              </w:rPr>
              <w:t>basic_dedncf_clrd</w:t>
            </w:r>
            <w:r w:rsidRPr="007B39D7">
              <w:rPr>
                <w:rFonts w:cstheme="minorHAnsi"/>
                <w:sz w:val="20"/>
                <w:szCs w:val="20"/>
              </w:rPr>
              <w:t>(t)</w:t>
            </w:r>
          </w:p>
        </w:tc>
        <w:tc>
          <w:tcPr>
            <w:tcW w:w="4111" w:type="dxa"/>
            <w:vAlign w:val="center"/>
          </w:tcPr>
          <w:p w14:paraId="5F4B4F7D" w14:textId="77777777" w:rsidR="00960B30" w:rsidRPr="00513864" w:rsidRDefault="00960B30" w:rsidP="00960B30">
            <w:pPr>
              <w:jc w:val="left"/>
              <w:rPr>
                <w:sz w:val="20"/>
                <w:szCs w:val="20"/>
              </w:rPr>
            </w:pPr>
            <w:r w:rsidRPr="00513864">
              <w:rPr>
                <w:sz w:val="20"/>
                <w:szCs w:val="20"/>
              </w:rPr>
              <w:t>min[tot_dedncf (t-1),</w:t>
            </w:r>
          </w:p>
          <w:p w14:paraId="673552AA" w14:textId="77777777" w:rsidR="00960B30" w:rsidRPr="00513864" w:rsidRDefault="00960B30" w:rsidP="00960B30">
            <w:pPr>
              <w:jc w:val="left"/>
              <w:rPr>
                <w:sz w:val="20"/>
                <w:szCs w:val="20"/>
              </w:rPr>
            </w:pPr>
            <w:r w:rsidRPr="00513864">
              <w:rPr>
                <w:sz w:val="20"/>
                <w:szCs w:val="20"/>
              </w:rPr>
              <w:t>basic_alloc_prem_b4_dedncf(t)]</w:t>
            </w:r>
          </w:p>
        </w:tc>
        <w:tc>
          <w:tcPr>
            <w:tcW w:w="1366" w:type="dxa"/>
            <w:vAlign w:val="center"/>
          </w:tcPr>
          <w:p w14:paraId="03B11EF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S1.19, S1.10</w:t>
            </w:r>
          </w:p>
        </w:tc>
      </w:tr>
      <w:tr w:rsidR="00960B30" w:rsidRPr="007B39D7" w14:paraId="6433FA92" w14:textId="77777777" w:rsidTr="00F308AF">
        <w:trPr>
          <w:cantSplit/>
        </w:trPr>
        <w:tc>
          <w:tcPr>
            <w:tcW w:w="670" w:type="dxa"/>
            <w:vAlign w:val="center"/>
          </w:tcPr>
          <w:p w14:paraId="51D9310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S1.18</w:t>
            </w:r>
          </w:p>
        </w:tc>
        <w:tc>
          <w:tcPr>
            <w:tcW w:w="2869" w:type="dxa"/>
            <w:vAlign w:val="center"/>
          </w:tcPr>
          <w:p w14:paraId="143AFB3E" w14:textId="77777777" w:rsidR="00960B30" w:rsidRPr="007B39D7" w:rsidRDefault="00960B30" w:rsidP="00960B30">
            <w:pPr>
              <w:jc w:val="left"/>
              <w:rPr>
                <w:rFonts w:cstheme="minorHAnsi"/>
                <w:sz w:val="20"/>
                <w:szCs w:val="20"/>
              </w:rPr>
            </w:pPr>
            <w:r w:rsidRPr="007B39D7">
              <w:rPr>
                <w:sz w:val="20"/>
                <w:szCs w:val="20"/>
              </w:rPr>
              <w:t>topup_dedncf_clrd</w:t>
            </w:r>
            <w:r w:rsidRPr="007B39D7">
              <w:rPr>
                <w:rFonts w:cstheme="minorHAnsi"/>
                <w:sz w:val="20"/>
                <w:szCs w:val="20"/>
              </w:rPr>
              <w:t>(t)</w:t>
            </w:r>
          </w:p>
        </w:tc>
        <w:tc>
          <w:tcPr>
            <w:tcW w:w="4111" w:type="dxa"/>
            <w:vAlign w:val="center"/>
          </w:tcPr>
          <w:p w14:paraId="35C52C40" w14:textId="77777777" w:rsidR="00960B30" w:rsidRPr="00513864" w:rsidRDefault="00960B30" w:rsidP="00960B30">
            <w:pPr>
              <w:jc w:val="left"/>
              <w:rPr>
                <w:sz w:val="20"/>
                <w:szCs w:val="20"/>
              </w:rPr>
            </w:pPr>
            <w:r w:rsidRPr="00513864">
              <w:rPr>
                <w:sz w:val="20"/>
                <w:szCs w:val="20"/>
              </w:rPr>
              <w:t>min[tot_dedncf (t-1) – basic_dedncf_clrd(t),</w:t>
            </w:r>
          </w:p>
          <w:p w14:paraId="683F6BF7" w14:textId="77777777" w:rsidR="00960B30" w:rsidRPr="00513864" w:rsidRDefault="00960B30" w:rsidP="00960B30">
            <w:pPr>
              <w:jc w:val="left"/>
              <w:rPr>
                <w:sz w:val="20"/>
                <w:szCs w:val="20"/>
              </w:rPr>
            </w:pPr>
            <w:r w:rsidRPr="00513864">
              <w:rPr>
                <w:sz w:val="20"/>
                <w:szCs w:val="20"/>
              </w:rPr>
              <w:t>topup_alloc_prem_b4_dedncf(t)]</w:t>
            </w:r>
          </w:p>
        </w:tc>
        <w:tc>
          <w:tcPr>
            <w:tcW w:w="1366" w:type="dxa"/>
            <w:vAlign w:val="center"/>
          </w:tcPr>
          <w:p w14:paraId="641DBEF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S1.19, S1.17, S1.11</w:t>
            </w:r>
          </w:p>
        </w:tc>
      </w:tr>
      <w:tr w:rsidR="00960B30" w:rsidRPr="007B39D7" w14:paraId="4E631772" w14:textId="77777777" w:rsidTr="00F308AF">
        <w:trPr>
          <w:cantSplit/>
        </w:trPr>
        <w:tc>
          <w:tcPr>
            <w:tcW w:w="670" w:type="dxa"/>
            <w:vAlign w:val="center"/>
          </w:tcPr>
          <w:p w14:paraId="3920A20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S1.19</w:t>
            </w:r>
          </w:p>
        </w:tc>
        <w:tc>
          <w:tcPr>
            <w:tcW w:w="2869" w:type="dxa"/>
            <w:vAlign w:val="center"/>
          </w:tcPr>
          <w:p w14:paraId="33F400F1" w14:textId="77777777" w:rsidR="00960B30" w:rsidRPr="007B39D7" w:rsidRDefault="00960B30" w:rsidP="00960B30">
            <w:pPr>
              <w:jc w:val="left"/>
              <w:rPr>
                <w:sz w:val="20"/>
                <w:szCs w:val="20"/>
              </w:rPr>
            </w:pPr>
            <w:r w:rsidRPr="007B39D7">
              <w:rPr>
                <w:sz w:val="20"/>
                <w:szCs w:val="20"/>
              </w:rPr>
              <w:t>tot_dedncf</w:t>
            </w:r>
            <w:r w:rsidRPr="007B39D7">
              <w:rPr>
                <w:rFonts w:cstheme="minorHAnsi"/>
                <w:sz w:val="20"/>
                <w:szCs w:val="20"/>
              </w:rPr>
              <w:t>(t)</w:t>
            </w:r>
          </w:p>
        </w:tc>
        <w:tc>
          <w:tcPr>
            <w:tcW w:w="4111" w:type="dxa"/>
            <w:vAlign w:val="center"/>
          </w:tcPr>
          <w:p w14:paraId="32D4EBB4" w14:textId="77777777" w:rsidR="00960B30" w:rsidRPr="00513864" w:rsidRDefault="00960B30" w:rsidP="00960B30">
            <w:pPr>
              <w:jc w:val="left"/>
              <w:rPr>
                <w:sz w:val="20"/>
                <w:szCs w:val="20"/>
              </w:rPr>
            </w:pPr>
            <w:r w:rsidRPr="00513864">
              <w:rPr>
                <w:sz w:val="20"/>
                <w:szCs w:val="20"/>
              </w:rPr>
              <w:t>tot_dedncf_b4_bonus(t) – bonus_dedncf_clrd(t)</w:t>
            </w:r>
          </w:p>
        </w:tc>
        <w:tc>
          <w:tcPr>
            <w:tcW w:w="1366" w:type="dxa"/>
            <w:vAlign w:val="center"/>
          </w:tcPr>
          <w:p w14:paraId="2D631D2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S1.20, S1.21</w:t>
            </w:r>
          </w:p>
        </w:tc>
      </w:tr>
      <w:tr w:rsidR="00960B30" w:rsidRPr="007B39D7" w14:paraId="0959E658" w14:textId="77777777" w:rsidTr="00F308AF">
        <w:trPr>
          <w:cantSplit/>
        </w:trPr>
        <w:tc>
          <w:tcPr>
            <w:tcW w:w="670" w:type="dxa"/>
            <w:vAlign w:val="center"/>
          </w:tcPr>
          <w:p w14:paraId="4A8750E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S1.20</w:t>
            </w:r>
          </w:p>
        </w:tc>
        <w:tc>
          <w:tcPr>
            <w:tcW w:w="2869" w:type="dxa"/>
            <w:vAlign w:val="center"/>
          </w:tcPr>
          <w:p w14:paraId="443845C6" w14:textId="77777777" w:rsidR="00960B30" w:rsidRPr="007B39D7" w:rsidRDefault="00960B30" w:rsidP="00960B30">
            <w:pPr>
              <w:jc w:val="left"/>
              <w:rPr>
                <w:sz w:val="20"/>
                <w:szCs w:val="20"/>
              </w:rPr>
            </w:pPr>
            <w:r w:rsidRPr="007B39D7">
              <w:rPr>
                <w:sz w:val="20"/>
                <w:szCs w:val="20"/>
              </w:rPr>
              <w:t>tot_dedncf_b4_bonus</w:t>
            </w:r>
            <w:r w:rsidRPr="007B39D7">
              <w:rPr>
                <w:rFonts w:cstheme="minorHAnsi"/>
                <w:sz w:val="20"/>
                <w:szCs w:val="20"/>
              </w:rPr>
              <w:t>(t)</w:t>
            </w:r>
          </w:p>
        </w:tc>
        <w:tc>
          <w:tcPr>
            <w:tcW w:w="4111" w:type="dxa"/>
            <w:vAlign w:val="center"/>
          </w:tcPr>
          <w:p w14:paraId="3DD9A72E" w14:textId="77777777" w:rsidR="00960B30" w:rsidRDefault="00960B30" w:rsidP="00960B30">
            <w:pPr>
              <w:jc w:val="left"/>
              <w:rPr>
                <w:sz w:val="20"/>
                <w:szCs w:val="20"/>
              </w:rPr>
            </w:pPr>
            <w:r>
              <w:rPr>
                <w:sz w:val="20"/>
                <w:szCs w:val="20"/>
              </w:rPr>
              <w:t>(</w:t>
            </w:r>
            <w:r w:rsidRPr="00513864">
              <w:rPr>
                <w:sz w:val="20"/>
                <w:szCs w:val="20"/>
              </w:rPr>
              <w:t xml:space="preserve">dedncf(t) + tot_dedncf(t-1) </w:t>
            </w:r>
          </w:p>
          <w:p w14:paraId="61EF58EA" w14:textId="77777777" w:rsidR="00960B30" w:rsidRDefault="00960B30" w:rsidP="00960B30">
            <w:pPr>
              <w:jc w:val="left"/>
              <w:rPr>
                <w:sz w:val="20"/>
                <w:szCs w:val="20"/>
              </w:rPr>
            </w:pPr>
            <w:r w:rsidRPr="00513864">
              <w:rPr>
                <w:sz w:val="20"/>
                <w:szCs w:val="20"/>
              </w:rPr>
              <w:t>– basic_dedncf_clrd(t) – topup_dedncf_clrd(t)</w:t>
            </w:r>
            <w:r>
              <w:rPr>
                <w:sz w:val="20"/>
                <w:szCs w:val="20"/>
              </w:rPr>
              <w:t xml:space="preserve">) </w:t>
            </w:r>
          </w:p>
          <w:p w14:paraId="3632F49B" w14:textId="77777777" w:rsidR="00960B30" w:rsidRPr="00513864" w:rsidRDefault="00960B30" w:rsidP="00960B30">
            <w:pPr>
              <w:jc w:val="left"/>
              <w:rPr>
                <w:sz w:val="20"/>
                <w:szCs w:val="20"/>
              </w:rPr>
            </w:pPr>
            <w:r w:rsidRPr="00513864">
              <w:rPr>
                <w:sz w:val="20"/>
                <w:szCs w:val="20"/>
              </w:rPr>
              <w:t>× is_inforce_bgn(t)</w:t>
            </w:r>
          </w:p>
        </w:tc>
        <w:tc>
          <w:tcPr>
            <w:tcW w:w="1366" w:type="dxa"/>
            <w:vAlign w:val="center"/>
          </w:tcPr>
          <w:p w14:paraId="5BDEB1D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S1.22, S1.19, S1.17, S1.18, S1.1</w:t>
            </w:r>
          </w:p>
        </w:tc>
      </w:tr>
      <w:tr w:rsidR="00960B30" w:rsidRPr="007B39D7" w14:paraId="2B20D6FC" w14:textId="77777777" w:rsidTr="00F308AF">
        <w:trPr>
          <w:cantSplit/>
        </w:trPr>
        <w:tc>
          <w:tcPr>
            <w:tcW w:w="670" w:type="dxa"/>
            <w:vAlign w:val="center"/>
          </w:tcPr>
          <w:p w14:paraId="58E671E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S1.21</w:t>
            </w:r>
          </w:p>
        </w:tc>
        <w:tc>
          <w:tcPr>
            <w:tcW w:w="2869" w:type="dxa"/>
            <w:vAlign w:val="center"/>
          </w:tcPr>
          <w:p w14:paraId="1BAC3350" w14:textId="77777777" w:rsidR="00960B30" w:rsidRPr="007B39D7" w:rsidRDefault="00960B30" w:rsidP="00960B30">
            <w:pPr>
              <w:jc w:val="left"/>
              <w:rPr>
                <w:sz w:val="20"/>
                <w:szCs w:val="20"/>
              </w:rPr>
            </w:pPr>
            <w:r w:rsidRPr="007B39D7">
              <w:rPr>
                <w:sz w:val="20"/>
                <w:szCs w:val="20"/>
              </w:rPr>
              <w:t>bonus_dedncf_clrd</w:t>
            </w:r>
            <w:r w:rsidRPr="007B39D7">
              <w:rPr>
                <w:rFonts w:cstheme="minorHAnsi"/>
                <w:sz w:val="20"/>
                <w:szCs w:val="20"/>
              </w:rPr>
              <w:t>(t)</w:t>
            </w:r>
          </w:p>
        </w:tc>
        <w:tc>
          <w:tcPr>
            <w:tcW w:w="4111" w:type="dxa"/>
            <w:vAlign w:val="center"/>
          </w:tcPr>
          <w:p w14:paraId="383944BA" w14:textId="77777777" w:rsidR="00960B30" w:rsidRPr="00513864" w:rsidRDefault="00960B30" w:rsidP="00960B30">
            <w:pPr>
              <w:jc w:val="left"/>
              <w:rPr>
                <w:sz w:val="20"/>
                <w:szCs w:val="20"/>
              </w:rPr>
            </w:pPr>
            <w:r w:rsidRPr="00513864">
              <w:rPr>
                <w:sz w:val="20"/>
                <w:szCs w:val="20"/>
              </w:rPr>
              <w:t>min[</w:t>
            </w:r>
            <w:r>
              <w:rPr>
                <w:sz w:val="20"/>
                <w:szCs w:val="20"/>
              </w:rPr>
              <w:t>tot_bonus(t)</w:t>
            </w:r>
            <w:r w:rsidRPr="00513864">
              <w:rPr>
                <w:sz w:val="20"/>
                <w:szCs w:val="20"/>
              </w:rPr>
              <w:t>, tot_dedncf_b4_bonus(t)]</w:t>
            </w:r>
          </w:p>
        </w:tc>
        <w:tc>
          <w:tcPr>
            <w:tcW w:w="1366" w:type="dxa"/>
            <w:vAlign w:val="center"/>
          </w:tcPr>
          <w:p w14:paraId="080E640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S1.77, S1.20</w:t>
            </w:r>
          </w:p>
        </w:tc>
      </w:tr>
      <w:tr w:rsidR="00960B30" w:rsidRPr="007B39D7" w14:paraId="188C3445" w14:textId="77777777" w:rsidTr="00F308AF">
        <w:trPr>
          <w:cantSplit/>
        </w:trPr>
        <w:tc>
          <w:tcPr>
            <w:tcW w:w="670" w:type="dxa"/>
            <w:vAlign w:val="center"/>
          </w:tcPr>
          <w:p w14:paraId="25E444F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S1.22</w:t>
            </w:r>
          </w:p>
        </w:tc>
        <w:tc>
          <w:tcPr>
            <w:tcW w:w="2869" w:type="dxa"/>
            <w:vAlign w:val="center"/>
          </w:tcPr>
          <w:p w14:paraId="41373D4E" w14:textId="77777777" w:rsidR="00960B30" w:rsidRPr="007B39D7" w:rsidRDefault="00960B30" w:rsidP="00960B30">
            <w:pPr>
              <w:jc w:val="left"/>
              <w:rPr>
                <w:sz w:val="20"/>
                <w:szCs w:val="20"/>
              </w:rPr>
            </w:pPr>
            <w:r w:rsidRPr="007B39D7">
              <w:rPr>
                <w:sz w:val="20"/>
                <w:szCs w:val="20"/>
              </w:rPr>
              <w:t>dedncf</w:t>
            </w:r>
            <w:r w:rsidRPr="007B39D7">
              <w:rPr>
                <w:rFonts w:cstheme="minorHAnsi"/>
                <w:sz w:val="20"/>
                <w:szCs w:val="20"/>
              </w:rPr>
              <w:t>(t)</w:t>
            </w:r>
          </w:p>
        </w:tc>
        <w:tc>
          <w:tcPr>
            <w:tcW w:w="4111" w:type="dxa"/>
            <w:vAlign w:val="center"/>
          </w:tcPr>
          <w:p w14:paraId="7F37B74B" w14:textId="77777777" w:rsidR="00960B30" w:rsidRPr="00513864" w:rsidRDefault="00960B30" w:rsidP="00960B30">
            <w:pPr>
              <w:jc w:val="left"/>
              <w:rPr>
                <w:sz w:val="20"/>
                <w:szCs w:val="20"/>
              </w:rPr>
            </w:pPr>
            <w:r w:rsidRPr="00513864">
              <w:rPr>
                <w:sz w:val="20"/>
                <w:szCs w:val="20"/>
              </w:rPr>
              <w:t>totdedn(t) – dedn(t)</w:t>
            </w:r>
          </w:p>
        </w:tc>
        <w:tc>
          <w:tcPr>
            <w:tcW w:w="1366" w:type="dxa"/>
            <w:vAlign w:val="center"/>
          </w:tcPr>
          <w:p w14:paraId="177FAFE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S1.24</w:t>
            </w:r>
          </w:p>
        </w:tc>
      </w:tr>
      <w:tr w:rsidR="00960B30" w:rsidRPr="007B39D7" w14:paraId="2E16EC84" w14:textId="77777777" w:rsidTr="00F308AF">
        <w:trPr>
          <w:cantSplit/>
        </w:trPr>
        <w:tc>
          <w:tcPr>
            <w:tcW w:w="670" w:type="dxa"/>
            <w:vAlign w:val="center"/>
          </w:tcPr>
          <w:p w14:paraId="55BDFE8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S1.23</w:t>
            </w:r>
          </w:p>
        </w:tc>
        <w:tc>
          <w:tcPr>
            <w:tcW w:w="2869" w:type="dxa"/>
            <w:vAlign w:val="center"/>
          </w:tcPr>
          <w:p w14:paraId="74D9609E" w14:textId="77777777" w:rsidR="00960B30" w:rsidRPr="007B39D7" w:rsidRDefault="00960B30" w:rsidP="00960B30">
            <w:pPr>
              <w:jc w:val="left"/>
              <w:rPr>
                <w:rFonts w:cstheme="minorHAnsi"/>
                <w:sz w:val="20"/>
                <w:szCs w:val="20"/>
              </w:rPr>
            </w:pPr>
            <w:r w:rsidRPr="003D1DA4">
              <w:rPr>
                <w:rFonts w:cstheme="minorHAnsi"/>
                <w:sz w:val="20"/>
              </w:rPr>
              <w:t>totdedn(t)</w:t>
            </w:r>
          </w:p>
        </w:tc>
        <w:tc>
          <w:tcPr>
            <w:tcW w:w="4111" w:type="dxa"/>
            <w:vAlign w:val="center"/>
          </w:tcPr>
          <w:p w14:paraId="525C91B9" w14:textId="77777777" w:rsidR="00960B30" w:rsidRPr="00513864" w:rsidRDefault="00960B30" w:rsidP="00960B30">
            <w:pPr>
              <w:jc w:val="left"/>
              <w:rPr>
                <w:sz w:val="20"/>
                <w:szCs w:val="20"/>
              </w:rPr>
            </w:pPr>
            <w:r w:rsidRPr="00513864">
              <w:rPr>
                <w:rFonts w:cstheme="minorHAnsi"/>
                <w:sz w:val="20"/>
                <w:szCs w:val="20"/>
              </w:rPr>
              <w:t>mort_coi(t) + admin_chg(t)</w:t>
            </w:r>
          </w:p>
        </w:tc>
        <w:tc>
          <w:tcPr>
            <w:tcW w:w="1366" w:type="dxa"/>
            <w:vAlign w:val="center"/>
          </w:tcPr>
          <w:p w14:paraId="444F37A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S1.32, S1.28</w:t>
            </w:r>
          </w:p>
        </w:tc>
      </w:tr>
      <w:tr w:rsidR="00960B30" w:rsidRPr="007B39D7" w14:paraId="38C4D7FD" w14:textId="77777777" w:rsidTr="00F308AF">
        <w:trPr>
          <w:cantSplit/>
        </w:trPr>
        <w:tc>
          <w:tcPr>
            <w:tcW w:w="670" w:type="dxa"/>
            <w:vAlign w:val="center"/>
          </w:tcPr>
          <w:p w14:paraId="407C5E8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S1.24</w:t>
            </w:r>
          </w:p>
        </w:tc>
        <w:tc>
          <w:tcPr>
            <w:tcW w:w="2869" w:type="dxa"/>
            <w:vAlign w:val="center"/>
          </w:tcPr>
          <w:p w14:paraId="7E43C51F" w14:textId="77777777" w:rsidR="00960B30" w:rsidRPr="007B39D7" w:rsidRDefault="00960B30" w:rsidP="00960B30">
            <w:pPr>
              <w:jc w:val="left"/>
              <w:rPr>
                <w:rFonts w:cstheme="minorHAnsi"/>
                <w:sz w:val="20"/>
                <w:szCs w:val="20"/>
              </w:rPr>
            </w:pPr>
            <w:r>
              <w:rPr>
                <w:sz w:val="20"/>
              </w:rPr>
              <w:t>dedn(t)</w:t>
            </w:r>
          </w:p>
        </w:tc>
        <w:tc>
          <w:tcPr>
            <w:tcW w:w="4111" w:type="dxa"/>
            <w:vAlign w:val="center"/>
          </w:tcPr>
          <w:p w14:paraId="08EE332C" w14:textId="77777777" w:rsidR="00960B30" w:rsidRPr="00513864" w:rsidRDefault="00960B30" w:rsidP="00960B30">
            <w:pPr>
              <w:jc w:val="left"/>
              <w:rPr>
                <w:sz w:val="20"/>
                <w:szCs w:val="20"/>
              </w:rPr>
            </w:pPr>
            <w:r w:rsidRPr="00513864">
              <w:rPr>
                <w:rFonts w:cstheme="minorHAnsi"/>
                <w:sz w:val="20"/>
                <w:szCs w:val="20"/>
              </w:rPr>
              <w:t>basic_dedn(t) + topup_dedn(t)</w:t>
            </w:r>
          </w:p>
        </w:tc>
        <w:tc>
          <w:tcPr>
            <w:tcW w:w="1366" w:type="dxa"/>
            <w:vAlign w:val="center"/>
          </w:tcPr>
          <w:p w14:paraId="352DCAA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S1.25, S1.26</w:t>
            </w:r>
          </w:p>
        </w:tc>
      </w:tr>
      <w:tr w:rsidR="00960B30" w:rsidRPr="007B39D7" w14:paraId="772C65B4" w14:textId="77777777" w:rsidTr="00F308AF">
        <w:trPr>
          <w:cantSplit/>
        </w:trPr>
        <w:tc>
          <w:tcPr>
            <w:tcW w:w="670" w:type="dxa"/>
            <w:vAlign w:val="center"/>
          </w:tcPr>
          <w:p w14:paraId="729EE4E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S1.25</w:t>
            </w:r>
          </w:p>
        </w:tc>
        <w:tc>
          <w:tcPr>
            <w:tcW w:w="2869" w:type="dxa"/>
            <w:vAlign w:val="center"/>
          </w:tcPr>
          <w:p w14:paraId="54BFF2D1" w14:textId="77777777" w:rsidR="00960B30" w:rsidRPr="007B39D7" w:rsidRDefault="00960B30" w:rsidP="00960B30">
            <w:pPr>
              <w:jc w:val="left"/>
              <w:rPr>
                <w:sz w:val="20"/>
                <w:szCs w:val="20"/>
              </w:rPr>
            </w:pPr>
            <w:r w:rsidRPr="007B39D7">
              <w:rPr>
                <w:rFonts w:cstheme="minorHAnsi"/>
                <w:sz w:val="20"/>
                <w:szCs w:val="20"/>
              </w:rPr>
              <w:t>basic_dedn(t)</w:t>
            </w:r>
          </w:p>
        </w:tc>
        <w:tc>
          <w:tcPr>
            <w:tcW w:w="4111" w:type="dxa"/>
            <w:vAlign w:val="center"/>
          </w:tcPr>
          <w:p w14:paraId="62D31CA8" w14:textId="77777777" w:rsidR="00960B30" w:rsidRPr="00513864" w:rsidRDefault="00960B30" w:rsidP="00960B30">
            <w:pPr>
              <w:jc w:val="left"/>
              <w:rPr>
                <w:sz w:val="20"/>
                <w:szCs w:val="20"/>
              </w:rPr>
            </w:pPr>
            <w:r w:rsidRPr="00513864">
              <w:rPr>
                <w:rFonts w:cstheme="minorHAnsi"/>
                <w:sz w:val="20"/>
                <w:szCs w:val="20"/>
              </w:rPr>
              <w:t>min(totdedn(t), bav_bd(t))</w:t>
            </w:r>
          </w:p>
        </w:tc>
        <w:tc>
          <w:tcPr>
            <w:tcW w:w="1366" w:type="dxa"/>
            <w:vAlign w:val="center"/>
          </w:tcPr>
          <w:p w14:paraId="57FF45F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S1.14</w:t>
            </w:r>
          </w:p>
        </w:tc>
      </w:tr>
      <w:tr w:rsidR="00960B30" w:rsidRPr="007B39D7" w14:paraId="46E10173" w14:textId="77777777" w:rsidTr="00F308AF">
        <w:trPr>
          <w:cantSplit/>
        </w:trPr>
        <w:tc>
          <w:tcPr>
            <w:tcW w:w="670" w:type="dxa"/>
            <w:vAlign w:val="center"/>
          </w:tcPr>
          <w:p w14:paraId="7D469B1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S1.26</w:t>
            </w:r>
          </w:p>
        </w:tc>
        <w:tc>
          <w:tcPr>
            <w:tcW w:w="2869" w:type="dxa"/>
            <w:vAlign w:val="center"/>
          </w:tcPr>
          <w:p w14:paraId="18B855AA" w14:textId="77777777" w:rsidR="00960B30" w:rsidRPr="007B39D7" w:rsidRDefault="00960B30" w:rsidP="00960B30">
            <w:pPr>
              <w:jc w:val="left"/>
              <w:rPr>
                <w:rFonts w:cstheme="minorHAnsi"/>
                <w:sz w:val="20"/>
                <w:szCs w:val="20"/>
              </w:rPr>
            </w:pPr>
            <w:r w:rsidRPr="007B39D7">
              <w:rPr>
                <w:rFonts w:cstheme="minorHAnsi"/>
                <w:sz w:val="20"/>
                <w:szCs w:val="20"/>
              </w:rPr>
              <w:t>topup_dedn(t)</w:t>
            </w:r>
          </w:p>
        </w:tc>
        <w:tc>
          <w:tcPr>
            <w:tcW w:w="4111" w:type="dxa"/>
            <w:vAlign w:val="center"/>
          </w:tcPr>
          <w:p w14:paraId="72BB16EC" w14:textId="77777777" w:rsidR="00960B30" w:rsidRPr="00513864" w:rsidRDefault="00960B30" w:rsidP="00960B30">
            <w:pPr>
              <w:jc w:val="left"/>
              <w:rPr>
                <w:rFonts w:cstheme="minorHAnsi"/>
                <w:sz w:val="20"/>
                <w:szCs w:val="20"/>
              </w:rPr>
            </w:pPr>
            <w:r w:rsidRPr="00513864">
              <w:rPr>
                <w:rFonts w:cstheme="minorHAnsi"/>
                <w:sz w:val="20"/>
                <w:szCs w:val="20"/>
              </w:rPr>
              <w:t>min(totdedn(t) – basic_dedn(t), tuav_bd(t))</w:t>
            </w:r>
          </w:p>
        </w:tc>
        <w:tc>
          <w:tcPr>
            <w:tcW w:w="1366" w:type="dxa"/>
            <w:vAlign w:val="center"/>
          </w:tcPr>
          <w:p w14:paraId="0E6B567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S1.25, S1.15</w:t>
            </w:r>
          </w:p>
        </w:tc>
      </w:tr>
      <w:tr w:rsidR="00960B30" w:rsidRPr="007B39D7" w14:paraId="20CEF905" w14:textId="77777777" w:rsidTr="00F308AF">
        <w:trPr>
          <w:cantSplit/>
        </w:trPr>
        <w:tc>
          <w:tcPr>
            <w:tcW w:w="670" w:type="dxa"/>
            <w:vAlign w:val="center"/>
          </w:tcPr>
          <w:p w14:paraId="41017A0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S1.27</w:t>
            </w:r>
          </w:p>
        </w:tc>
        <w:tc>
          <w:tcPr>
            <w:tcW w:w="2869" w:type="dxa"/>
            <w:vAlign w:val="center"/>
          </w:tcPr>
          <w:p w14:paraId="70B37C44" w14:textId="77777777" w:rsidR="00960B30" w:rsidRPr="007B39D7" w:rsidRDefault="00960B30" w:rsidP="00960B30">
            <w:pPr>
              <w:jc w:val="left"/>
              <w:rPr>
                <w:rFonts w:cstheme="minorHAnsi"/>
                <w:sz w:val="20"/>
                <w:szCs w:val="20"/>
              </w:rPr>
            </w:pPr>
            <w:r>
              <w:rPr>
                <w:rFonts w:cstheme="minorHAnsi"/>
                <w:sz w:val="20"/>
                <w:szCs w:val="20"/>
              </w:rPr>
              <w:t>tot_dedn_act(t)</w:t>
            </w:r>
          </w:p>
        </w:tc>
        <w:tc>
          <w:tcPr>
            <w:tcW w:w="4111" w:type="dxa"/>
            <w:vAlign w:val="center"/>
          </w:tcPr>
          <w:p w14:paraId="30B3241B" w14:textId="77777777" w:rsidR="00960B30" w:rsidRDefault="00960B30" w:rsidP="00960B30">
            <w:pPr>
              <w:jc w:val="left"/>
              <w:rPr>
                <w:rFonts w:cstheme="minorHAnsi"/>
                <w:sz w:val="20"/>
                <w:szCs w:val="20"/>
              </w:rPr>
            </w:pPr>
            <w:r>
              <w:rPr>
                <w:rFonts w:cstheme="minorHAnsi"/>
                <w:sz w:val="20"/>
                <w:szCs w:val="20"/>
              </w:rPr>
              <w:t xml:space="preserve">av_bd(t) – av_ad(t) + </w:t>
            </w:r>
            <w:r w:rsidRPr="007B39D7">
              <w:rPr>
                <w:sz w:val="20"/>
                <w:szCs w:val="20"/>
              </w:rPr>
              <w:t>basic_dedncf_clrd</w:t>
            </w:r>
            <w:r w:rsidRPr="007B39D7">
              <w:rPr>
                <w:rFonts w:cstheme="minorHAnsi"/>
                <w:sz w:val="20"/>
                <w:szCs w:val="20"/>
              </w:rPr>
              <w:t>(t)</w:t>
            </w:r>
            <w:r>
              <w:rPr>
                <w:rFonts w:cstheme="minorHAnsi"/>
                <w:sz w:val="20"/>
                <w:szCs w:val="20"/>
              </w:rPr>
              <w:t xml:space="preserve"> </w:t>
            </w:r>
          </w:p>
          <w:p w14:paraId="637CECC2" w14:textId="77777777" w:rsidR="00960B30" w:rsidRPr="00513864" w:rsidRDefault="00960B30" w:rsidP="00960B30">
            <w:pPr>
              <w:jc w:val="left"/>
              <w:rPr>
                <w:rFonts w:cstheme="minorHAnsi"/>
                <w:sz w:val="20"/>
                <w:szCs w:val="20"/>
              </w:rPr>
            </w:pPr>
            <w:r>
              <w:rPr>
                <w:rFonts w:cstheme="minorHAnsi"/>
                <w:sz w:val="20"/>
                <w:szCs w:val="20"/>
              </w:rPr>
              <w:t xml:space="preserve">+ </w:t>
            </w:r>
            <w:r w:rsidRPr="007B39D7">
              <w:rPr>
                <w:sz w:val="20"/>
                <w:szCs w:val="20"/>
              </w:rPr>
              <w:t>topup_dedncf_clrd</w:t>
            </w:r>
            <w:r w:rsidRPr="007B39D7">
              <w:rPr>
                <w:rFonts w:cstheme="minorHAnsi"/>
                <w:sz w:val="20"/>
                <w:szCs w:val="20"/>
              </w:rPr>
              <w:t>(t)</w:t>
            </w:r>
          </w:p>
        </w:tc>
        <w:tc>
          <w:tcPr>
            <w:tcW w:w="1366" w:type="dxa"/>
            <w:vAlign w:val="center"/>
          </w:tcPr>
          <w:p w14:paraId="4A93BD3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S1.16, S1.43, S1.17, S1.18</w:t>
            </w:r>
          </w:p>
        </w:tc>
      </w:tr>
      <w:tr w:rsidR="00960B30" w:rsidRPr="007B39D7" w14:paraId="3999D2DA" w14:textId="77777777" w:rsidTr="00F308AF">
        <w:trPr>
          <w:cantSplit/>
        </w:trPr>
        <w:tc>
          <w:tcPr>
            <w:tcW w:w="670" w:type="dxa"/>
            <w:vAlign w:val="center"/>
          </w:tcPr>
          <w:p w14:paraId="3F33E8F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S1.28</w:t>
            </w:r>
          </w:p>
        </w:tc>
        <w:tc>
          <w:tcPr>
            <w:tcW w:w="2869" w:type="dxa"/>
            <w:vAlign w:val="center"/>
          </w:tcPr>
          <w:p w14:paraId="457D35C1" w14:textId="77777777" w:rsidR="00960B30" w:rsidRPr="007B39D7" w:rsidRDefault="00960B30" w:rsidP="00960B30">
            <w:pPr>
              <w:jc w:val="left"/>
              <w:rPr>
                <w:rFonts w:cstheme="minorHAnsi"/>
                <w:sz w:val="20"/>
                <w:szCs w:val="20"/>
              </w:rPr>
            </w:pPr>
            <w:r w:rsidRPr="007B39D7">
              <w:rPr>
                <w:rFonts w:cstheme="minorHAnsi"/>
                <w:sz w:val="20"/>
                <w:szCs w:val="20"/>
              </w:rPr>
              <w:t>admin_chg(t)</w:t>
            </w:r>
          </w:p>
        </w:tc>
        <w:tc>
          <w:tcPr>
            <w:tcW w:w="4111" w:type="dxa"/>
            <w:vAlign w:val="center"/>
          </w:tcPr>
          <w:p w14:paraId="6F8407C6" w14:textId="77777777" w:rsidR="00960B30" w:rsidRDefault="00960B30" w:rsidP="00960B30">
            <w:pPr>
              <w:jc w:val="left"/>
              <w:rPr>
                <w:rFonts w:cstheme="minorHAnsi"/>
                <w:sz w:val="20"/>
                <w:szCs w:val="20"/>
              </w:rPr>
            </w:pPr>
            <w:r w:rsidRPr="00513864">
              <w:rPr>
                <w:rFonts w:cstheme="minorHAnsi"/>
                <w:sz w:val="20"/>
                <w:szCs w:val="20"/>
              </w:rPr>
              <w:t xml:space="preserve">min(admin_chg_start + admin_chg_inc </w:t>
            </w:r>
          </w:p>
          <w:p w14:paraId="372B2EE4" w14:textId="77777777" w:rsidR="00960B30" w:rsidRDefault="00960B30" w:rsidP="00960B30">
            <w:pPr>
              <w:jc w:val="left"/>
              <w:rPr>
                <w:sz w:val="20"/>
                <w:szCs w:val="20"/>
              </w:rPr>
            </w:pPr>
            <w:r w:rsidRPr="00513864">
              <w:rPr>
                <w:sz w:val="20"/>
                <w:szCs w:val="20"/>
              </w:rPr>
              <w:t>× (Policy year</w:t>
            </w:r>
            <w:r>
              <w:rPr>
                <w:sz w:val="20"/>
                <w:szCs w:val="20"/>
              </w:rPr>
              <w:t xml:space="preserve"> – 1), admin_chg_cap) </w:t>
            </w:r>
          </w:p>
          <w:p w14:paraId="0EB2B354" w14:textId="77777777" w:rsidR="00960B30" w:rsidRPr="00513864" w:rsidRDefault="00960B30" w:rsidP="00960B30">
            <w:pPr>
              <w:jc w:val="left"/>
              <w:rPr>
                <w:rFonts w:cstheme="minorHAnsi"/>
                <w:sz w:val="20"/>
                <w:szCs w:val="20"/>
              </w:rPr>
            </w:pPr>
            <w:r w:rsidRPr="00513864">
              <w:rPr>
                <w:sz w:val="20"/>
                <w:szCs w:val="20"/>
              </w:rPr>
              <w:t>× is_inforce_bgn(t)</w:t>
            </w:r>
          </w:p>
        </w:tc>
        <w:tc>
          <w:tcPr>
            <w:tcW w:w="1366" w:type="dxa"/>
            <w:vAlign w:val="center"/>
          </w:tcPr>
          <w:p w14:paraId="7896507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S1.29, S1.30, S1.31, S1.1</w:t>
            </w:r>
          </w:p>
        </w:tc>
      </w:tr>
      <w:tr w:rsidR="00960B30" w:rsidRPr="007B39D7" w14:paraId="3954E757" w14:textId="77777777" w:rsidTr="00F308AF">
        <w:trPr>
          <w:cantSplit/>
        </w:trPr>
        <w:tc>
          <w:tcPr>
            <w:tcW w:w="670" w:type="dxa"/>
            <w:vAlign w:val="center"/>
          </w:tcPr>
          <w:p w14:paraId="5D3AC52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S1.29</w:t>
            </w:r>
          </w:p>
        </w:tc>
        <w:tc>
          <w:tcPr>
            <w:tcW w:w="2869" w:type="dxa"/>
            <w:vAlign w:val="center"/>
          </w:tcPr>
          <w:p w14:paraId="32A9EF03" w14:textId="77777777" w:rsidR="00960B30" w:rsidRPr="007B39D7" w:rsidRDefault="00960B30" w:rsidP="00960B30">
            <w:pPr>
              <w:jc w:val="left"/>
              <w:rPr>
                <w:rFonts w:cstheme="minorHAnsi"/>
                <w:sz w:val="20"/>
                <w:szCs w:val="20"/>
              </w:rPr>
            </w:pPr>
            <w:r w:rsidRPr="00513864">
              <w:rPr>
                <w:rFonts w:cstheme="minorHAnsi"/>
                <w:sz w:val="20"/>
                <w:szCs w:val="20"/>
              </w:rPr>
              <w:t>admin_chg_start</w:t>
            </w:r>
          </w:p>
        </w:tc>
        <w:tc>
          <w:tcPr>
            <w:tcW w:w="4111" w:type="dxa"/>
            <w:vAlign w:val="center"/>
          </w:tcPr>
          <w:p w14:paraId="3C432660" w14:textId="77777777" w:rsidR="00960B30" w:rsidRPr="00513864" w:rsidRDefault="00960B30" w:rsidP="00960B30">
            <w:pPr>
              <w:jc w:val="left"/>
              <w:rPr>
                <w:rFonts w:cstheme="minorHAnsi"/>
                <w:sz w:val="20"/>
                <w:szCs w:val="20"/>
              </w:rPr>
            </w:pPr>
            <w:r>
              <w:rPr>
                <w:rFonts w:cstheme="minorHAnsi"/>
                <w:sz w:val="20"/>
                <w:szCs w:val="20"/>
              </w:rPr>
              <w:t>Initial level of admin charge</w:t>
            </w:r>
          </w:p>
        </w:tc>
        <w:tc>
          <w:tcPr>
            <w:tcW w:w="1366" w:type="dxa"/>
            <w:vAlign w:val="center"/>
          </w:tcPr>
          <w:p w14:paraId="7723F40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55312CAF" w14:textId="77777777" w:rsidTr="00F308AF">
        <w:trPr>
          <w:cantSplit/>
        </w:trPr>
        <w:tc>
          <w:tcPr>
            <w:tcW w:w="670" w:type="dxa"/>
            <w:vAlign w:val="center"/>
          </w:tcPr>
          <w:p w14:paraId="093BBCC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S1.30</w:t>
            </w:r>
          </w:p>
        </w:tc>
        <w:tc>
          <w:tcPr>
            <w:tcW w:w="2869" w:type="dxa"/>
            <w:vAlign w:val="center"/>
          </w:tcPr>
          <w:p w14:paraId="53C55B9B" w14:textId="77777777" w:rsidR="00960B30" w:rsidRPr="007B39D7" w:rsidRDefault="00960B30" w:rsidP="00960B30">
            <w:pPr>
              <w:jc w:val="left"/>
              <w:rPr>
                <w:rFonts w:cstheme="minorHAnsi"/>
                <w:sz w:val="20"/>
                <w:szCs w:val="20"/>
              </w:rPr>
            </w:pPr>
            <w:r w:rsidRPr="00513864">
              <w:rPr>
                <w:rFonts w:cstheme="minorHAnsi"/>
                <w:sz w:val="20"/>
                <w:szCs w:val="20"/>
              </w:rPr>
              <w:t>admin_chg_inc</w:t>
            </w:r>
          </w:p>
        </w:tc>
        <w:tc>
          <w:tcPr>
            <w:tcW w:w="4111" w:type="dxa"/>
            <w:vAlign w:val="center"/>
          </w:tcPr>
          <w:p w14:paraId="5558302F" w14:textId="77777777" w:rsidR="00960B30" w:rsidRPr="00513864" w:rsidRDefault="00960B30" w:rsidP="00960B30">
            <w:pPr>
              <w:jc w:val="left"/>
              <w:rPr>
                <w:rFonts w:cstheme="minorHAnsi"/>
                <w:sz w:val="20"/>
                <w:szCs w:val="20"/>
              </w:rPr>
            </w:pPr>
            <w:r>
              <w:rPr>
                <w:rFonts w:cstheme="minorHAnsi"/>
                <w:sz w:val="20"/>
                <w:szCs w:val="20"/>
              </w:rPr>
              <w:t>The increment of admin charge over each policy year</w:t>
            </w:r>
          </w:p>
        </w:tc>
        <w:tc>
          <w:tcPr>
            <w:tcW w:w="1366" w:type="dxa"/>
            <w:vAlign w:val="center"/>
          </w:tcPr>
          <w:p w14:paraId="333D63F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AAB5225" w14:textId="77777777" w:rsidTr="00F308AF">
        <w:trPr>
          <w:cantSplit/>
        </w:trPr>
        <w:tc>
          <w:tcPr>
            <w:tcW w:w="670" w:type="dxa"/>
            <w:vAlign w:val="center"/>
          </w:tcPr>
          <w:p w14:paraId="5A8C1E9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S1.31</w:t>
            </w:r>
          </w:p>
        </w:tc>
        <w:tc>
          <w:tcPr>
            <w:tcW w:w="2869" w:type="dxa"/>
            <w:vAlign w:val="center"/>
          </w:tcPr>
          <w:p w14:paraId="4C7FACED" w14:textId="77777777" w:rsidR="00960B30" w:rsidRPr="007B39D7" w:rsidRDefault="00960B30" w:rsidP="00960B30">
            <w:pPr>
              <w:jc w:val="left"/>
              <w:rPr>
                <w:rFonts w:cstheme="minorHAnsi"/>
                <w:sz w:val="20"/>
                <w:szCs w:val="20"/>
              </w:rPr>
            </w:pPr>
            <w:r w:rsidRPr="00513864">
              <w:rPr>
                <w:rFonts w:cstheme="minorHAnsi"/>
                <w:sz w:val="20"/>
                <w:szCs w:val="20"/>
              </w:rPr>
              <w:t>admin_chg_cap</w:t>
            </w:r>
          </w:p>
        </w:tc>
        <w:tc>
          <w:tcPr>
            <w:tcW w:w="4111" w:type="dxa"/>
            <w:vAlign w:val="center"/>
          </w:tcPr>
          <w:p w14:paraId="5919E0E7" w14:textId="77777777" w:rsidR="00960B30" w:rsidRPr="00513864" w:rsidRDefault="00960B30" w:rsidP="00960B30">
            <w:pPr>
              <w:jc w:val="left"/>
              <w:rPr>
                <w:rFonts w:cstheme="minorHAnsi"/>
                <w:sz w:val="20"/>
                <w:szCs w:val="20"/>
              </w:rPr>
            </w:pPr>
            <w:r>
              <w:rPr>
                <w:rFonts w:cstheme="minorHAnsi"/>
                <w:sz w:val="20"/>
                <w:szCs w:val="20"/>
              </w:rPr>
              <w:t>The cap of admin charge</w:t>
            </w:r>
          </w:p>
        </w:tc>
        <w:tc>
          <w:tcPr>
            <w:tcW w:w="1366" w:type="dxa"/>
            <w:vAlign w:val="center"/>
          </w:tcPr>
          <w:p w14:paraId="50D5F1D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755ECF8F" w14:textId="77777777" w:rsidTr="00F308AF">
        <w:trPr>
          <w:cantSplit/>
        </w:trPr>
        <w:tc>
          <w:tcPr>
            <w:tcW w:w="670" w:type="dxa"/>
            <w:vAlign w:val="center"/>
          </w:tcPr>
          <w:p w14:paraId="597B202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S1.32</w:t>
            </w:r>
          </w:p>
        </w:tc>
        <w:tc>
          <w:tcPr>
            <w:tcW w:w="2869" w:type="dxa"/>
            <w:vAlign w:val="center"/>
          </w:tcPr>
          <w:p w14:paraId="638D08F3" w14:textId="77777777" w:rsidR="00960B30" w:rsidRPr="007B39D7" w:rsidRDefault="00960B30" w:rsidP="00960B30">
            <w:pPr>
              <w:jc w:val="left"/>
              <w:rPr>
                <w:rFonts w:cstheme="minorHAnsi"/>
                <w:sz w:val="20"/>
                <w:szCs w:val="20"/>
              </w:rPr>
            </w:pPr>
            <w:r w:rsidRPr="007B39D7">
              <w:rPr>
                <w:rFonts w:cstheme="minorHAnsi"/>
                <w:sz w:val="20"/>
                <w:szCs w:val="20"/>
              </w:rPr>
              <w:t>mort_coi(t)</w:t>
            </w:r>
          </w:p>
        </w:tc>
        <w:tc>
          <w:tcPr>
            <w:tcW w:w="4111" w:type="dxa"/>
            <w:vAlign w:val="center"/>
          </w:tcPr>
          <w:p w14:paraId="349D467E" w14:textId="77777777" w:rsidR="00960B30" w:rsidRDefault="00960B30" w:rsidP="00960B30">
            <w:pPr>
              <w:jc w:val="left"/>
              <w:rPr>
                <w:rFonts w:cstheme="minorHAnsi"/>
                <w:sz w:val="20"/>
              </w:rPr>
            </w:pPr>
            <w:r>
              <w:rPr>
                <w:rFonts w:cstheme="minorHAnsi"/>
                <w:sz w:val="20"/>
              </w:rPr>
              <w:t xml:space="preserve">(sar_mort(t) / 1000) </w:t>
            </w:r>
            <w:r w:rsidRPr="00513864">
              <w:rPr>
                <w:sz w:val="20"/>
                <w:szCs w:val="20"/>
              </w:rPr>
              <w:t>×</w:t>
            </w:r>
            <w:r>
              <w:rPr>
                <w:rFonts w:cstheme="minorHAnsi"/>
                <w:sz w:val="20"/>
              </w:rPr>
              <w:t xml:space="preserve"> (ann_mort_coi(t) / 12) </w:t>
            </w:r>
          </w:p>
          <w:p w14:paraId="10A61F0D" w14:textId="77777777" w:rsidR="00960B30" w:rsidRPr="00513864" w:rsidRDefault="00960B30" w:rsidP="00960B30">
            <w:pPr>
              <w:jc w:val="left"/>
              <w:rPr>
                <w:sz w:val="20"/>
                <w:szCs w:val="20"/>
              </w:rPr>
            </w:pPr>
            <w:r w:rsidRPr="00513864">
              <w:rPr>
                <w:sz w:val="20"/>
                <w:szCs w:val="20"/>
              </w:rPr>
              <w:t>×</w:t>
            </w:r>
            <w:r>
              <w:rPr>
                <w:rFonts w:cstheme="minorHAnsi"/>
                <w:sz w:val="20"/>
              </w:rPr>
              <w:t xml:space="preserve"> (1 + mort_loading/100)</w:t>
            </w:r>
          </w:p>
        </w:tc>
        <w:tc>
          <w:tcPr>
            <w:tcW w:w="1366" w:type="dxa"/>
            <w:vAlign w:val="center"/>
          </w:tcPr>
          <w:p w14:paraId="5001EFF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S1.35, S1.33, S1.34</w:t>
            </w:r>
          </w:p>
        </w:tc>
      </w:tr>
      <w:tr w:rsidR="00960B30" w:rsidRPr="007B39D7" w14:paraId="1D931C55" w14:textId="77777777" w:rsidTr="00F308AF">
        <w:trPr>
          <w:cantSplit/>
        </w:trPr>
        <w:tc>
          <w:tcPr>
            <w:tcW w:w="670" w:type="dxa"/>
            <w:vAlign w:val="center"/>
          </w:tcPr>
          <w:p w14:paraId="514D871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S1.33</w:t>
            </w:r>
          </w:p>
        </w:tc>
        <w:tc>
          <w:tcPr>
            <w:tcW w:w="2869" w:type="dxa"/>
            <w:vAlign w:val="center"/>
          </w:tcPr>
          <w:p w14:paraId="2643D3EC" w14:textId="77777777" w:rsidR="00960B30" w:rsidRPr="007B39D7" w:rsidRDefault="00960B30" w:rsidP="00960B30">
            <w:pPr>
              <w:jc w:val="left"/>
              <w:rPr>
                <w:rFonts w:cstheme="minorHAnsi"/>
                <w:sz w:val="20"/>
                <w:szCs w:val="20"/>
              </w:rPr>
            </w:pPr>
            <w:r>
              <w:rPr>
                <w:rFonts w:cstheme="minorHAnsi"/>
                <w:sz w:val="20"/>
              </w:rPr>
              <w:t>ann_mort_coi(t)</w:t>
            </w:r>
          </w:p>
        </w:tc>
        <w:tc>
          <w:tcPr>
            <w:tcW w:w="4111" w:type="dxa"/>
            <w:vAlign w:val="center"/>
          </w:tcPr>
          <w:p w14:paraId="1325CD6B" w14:textId="77777777" w:rsidR="00960B30" w:rsidRDefault="00960B30" w:rsidP="00960B30">
            <w:pPr>
              <w:jc w:val="left"/>
              <w:rPr>
                <w:rFonts w:cstheme="minorHAnsi"/>
                <w:sz w:val="20"/>
              </w:rPr>
            </w:pPr>
            <w:r>
              <w:rPr>
                <w:rFonts w:cstheme="minorHAnsi"/>
                <w:sz w:val="20"/>
              </w:rPr>
              <w:t>the annual COI rate corresponding to the sex and the insured age at month t</w:t>
            </w:r>
          </w:p>
        </w:tc>
        <w:tc>
          <w:tcPr>
            <w:tcW w:w="1366" w:type="dxa"/>
            <w:vAlign w:val="center"/>
          </w:tcPr>
          <w:p w14:paraId="2C463CB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4B37FCF2" w14:textId="77777777" w:rsidTr="00F308AF">
        <w:trPr>
          <w:cantSplit/>
        </w:trPr>
        <w:tc>
          <w:tcPr>
            <w:tcW w:w="670" w:type="dxa"/>
            <w:vAlign w:val="center"/>
          </w:tcPr>
          <w:p w14:paraId="2FB2AE0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S1.34</w:t>
            </w:r>
          </w:p>
        </w:tc>
        <w:tc>
          <w:tcPr>
            <w:tcW w:w="2869" w:type="dxa"/>
            <w:vAlign w:val="center"/>
          </w:tcPr>
          <w:p w14:paraId="74CB8235" w14:textId="77777777" w:rsidR="00960B30" w:rsidRDefault="00960B30" w:rsidP="00960B30">
            <w:pPr>
              <w:jc w:val="left"/>
              <w:rPr>
                <w:rFonts w:cstheme="minorHAnsi"/>
                <w:sz w:val="20"/>
              </w:rPr>
            </w:pPr>
            <w:r>
              <w:rPr>
                <w:rFonts w:cstheme="minorHAnsi"/>
                <w:sz w:val="20"/>
              </w:rPr>
              <w:t>mort_loading</w:t>
            </w:r>
          </w:p>
        </w:tc>
        <w:tc>
          <w:tcPr>
            <w:tcW w:w="4111" w:type="dxa"/>
            <w:vAlign w:val="center"/>
          </w:tcPr>
          <w:p w14:paraId="3E4F1D85" w14:textId="77777777" w:rsidR="00960B30" w:rsidRDefault="00960B30" w:rsidP="00960B30">
            <w:pPr>
              <w:jc w:val="left"/>
              <w:rPr>
                <w:rFonts w:cstheme="minorHAnsi"/>
                <w:sz w:val="20"/>
              </w:rPr>
            </w:pPr>
            <w:r>
              <w:rPr>
                <w:rFonts w:cstheme="minorHAnsi"/>
                <w:sz w:val="20"/>
              </w:rPr>
              <w:t>The mortality loading that remains unchanged for the whole term.</w:t>
            </w:r>
          </w:p>
        </w:tc>
        <w:tc>
          <w:tcPr>
            <w:tcW w:w="1366" w:type="dxa"/>
            <w:vAlign w:val="center"/>
          </w:tcPr>
          <w:p w14:paraId="7C2C514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w:t>
            </w:r>
          </w:p>
        </w:tc>
      </w:tr>
      <w:tr w:rsidR="00960B30" w:rsidRPr="007B39D7" w14:paraId="48BD8788" w14:textId="77777777" w:rsidTr="00F308AF">
        <w:trPr>
          <w:cantSplit/>
        </w:trPr>
        <w:tc>
          <w:tcPr>
            <w:tcW w:w="670" w:type="dxa"/>
            <w:vAlign w:val="center"/>
          </w:tcPr>
          <w:p w14:paraId="3DEFA11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S1.35</w:t>
            </w:r>
          </w:p>
        </w:tc>
        <w:tc>
          <w:tcPr>
            <w:tcW w:w="2869" w:type="dxa"/>
            <w:vAlign w:val="center"/>
          </w:tcPr>
          <w:p w14:paraId="2D02B1CA" w14:textId="77777777" w:rsidR="00960B30" w:rsidRPr="007B39D7" w:rsidRDefault="00960B30" w:rsidP="00960B30">
            <w:pPr>
              <w:jc w:val="left"/>
              <w:rPr>
                <w:rFonts w:cstheme="minorHAnsi"/>
                <w:sz w:val="20"/>
                <w:szCs w:val="20"/>
              </w:rPr>
            </w:pPr>
            <w:r w:rsidRPr="007B39D7">
              <w:rPr>
                <w:rFonts w:cstheme="minorHAnsi"/>
                <w:sz w:val="20"/>
                <w:szCs w:val="20"/>
              </w:rPr>
              <w:t>sar_mort(t)</w:t>
            </w:r>
          </w:p>
        </w:tc>
        <w:tc>
          <w:tcPr>
            <w:tcW w:w="4111" w:type="dxa"/>
            <w:vAlign w:val="center"/>
          </w:tcPr>
          <w:p w14:paraId="5B6B5717" w14:textId="77777777" w:rsidR="00960B30" w:rsidRDefault="00960B30" w:rsidP="00960B30">
            <w:pPr>
              <w:jc w:val="left"/>
              <w:rPr>
                <w:sz w:val="20"/>
                <w:szCs w:val="20"/>
              </w:rPr>
            </w:pPr>
            <w:r>
              <w:rPr>
                <w:rFonts w:cstheme="minorHAnsi"/>
                <w:sz w:val="20"/>
              </w:rPr>
              <w:t>max(dthben_coi(t) – bav_coi(t),0)</w:t>
            </w:r>
            <w:r>
              <w:rPr>
                <w:sz w:val="20"/>
                <w:szCs w:val="20"/>
              </w:rPr>
              <w:t xml:space="preserve"> </w:t>
            </w:r>
          </w:p>
          <w:p w14:paraId="3FF8FCD9" w14:textId="77777777" w:rsidR="00960B30" w:rsidRPr="00513864" w:rsidRDefault="00960B30" w:rsidP="00960B30">
            <w:pPr>
              <w:jc w:val="left"/>
              <w:rPr>
                <w:sz w:val="20"/>
                <w:szCs w:val="20"/>
              </w:rPr>
            </w:pPr>
            <w:r w:rsidRPr="00513864">
              <w:rPr>
                <w:sz w:val="20"/>
                <w:szCs w:val="20"/>
              </w:rPr>
              <w:t>× is_inforce_bgn(t)</w:t>
            </w:r>
          </w:p>
        </w:tc>
        <w:tc>
          <w:tcPr>
            <w:tcW w:w="1366" w:type="dxa"/>
            <w:vAlign w:val="center"/>
          </w:tcPr>
          <w:p w14:paraId="4E08F57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S1.37, S1.36, S1.1</w:t>
            </w:r>
          </w:p>
        </w:tc>
      </w:tr>
      <w:tr w:rsidR="00960B30" w:rsidRPr="007B39D7" w14:paraId="4065C96F" w14:textId="77777777" w:rsidTr="00F308AF">
        <w:trPr>
          <w:cantSplit/>
        </w:trPr>
        <w:tc>
          <w:tcPr>
            <w:tcW w:w="670" w:type="dxa"/>
            <w:vAlign w:val="center"/>
          </w:tcPr>
          <w:p w14:paraId="2A055A2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S1.36</w:t>
            </w:r>
          </w:p>
        </w:tc>
        <w:tc>
          <w:tcPr>
            <w:tcW w:w="2869" w:type="dxa"/>
            <w:vAlign w:val="center"/>
          </w:tcPr>
          <w:p w14:paraId="2A614E29" w14:textId="77777777" w:rsidR="00960B30" w:rsidRPr="007B39D7" w:rsidRDefault="00960B30" w:rsidP="00960B30">
            <w:pPr>
              <w:jc w:val="left"/>
              <w:rPr>
                <w:rFonts w:cstheme="minorHAnsi"/>
                <w:sz w:val="20"/>
                <w:szCs w:val="20"/>
              </w:rPr>
            </w:pPr>
            <w:r w:rsidRPr="007B39D7">
              <w:rPr>
                <w:rFonts w:cstheme="minorHAnsi"/>
                <w:sz w:val="20"/>
                <w:szCs w:val="20"/>
              </w:rPr>
              <w:t>bav_coi(t)</w:t>
            </w:r>
          </w:p>
        </w:tc>
        <w:tc>
          <w:tcPr>
            <w:tcW w:w="4111" w:type="dxa"/>
            <w:vAlign w:val="center"/>
          </w:tcPr>
          <w:p w14:paraId="72003E41" w14:textId="77777777" w:rsidR="00960B30" w:rsidRPr="00513864" w:rsidRDefault="00960B30" w:rsidP="00960B30">
            <w:pPr>
              <w:jc w:val="left"/>
              <w:rPr>
                <w:sz w:val="20"/>
                <w:szCs w:val="20"/>
              </w:rPr>
            </w:pPr>
            <w:r>
              <w:rPr>
                <w:rFonts w:cstheme="minorHAnsi"/>
                <w:sz w:val="20"/>
              </w:rPr>
              <w:t>max(bav_bd(t) – admin_chg(t),0)</w:t>
            </w:r>
          </w:p>
        </w:tc>
        <w:tc>
          <w:tcPr>
            <w:tcW w:w="1366" w:type="dxa"/>
            <w:vAlign w:val="center"/>
          </w:tcPr>
          <w:p w14:paraId="0E6128C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S1.28</w:t>
            </w:r>
          </w:p>
        </w:tc>
      </w:tr>
      <w:tr w:rsidR="00960B30" w:rsidRPr="007B39D7" w14:paraId="3430DA93" w14:textId="77777777" w:rsidTr="00F308AF">
        <w:trPr>
          <w:cantSplit/>
        </w:trPr>
        <w:tc>
          <w:tcPr>
            <w:tcW w:w="670" w:type="dxa"/>
            <w:vAlign w:val="center"/>
          </w:tcPr>
          <w:p w14:paraId="1BED863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S1.37</w:t>
            </w:r>
          </w:p>
        </w:tc>
        <w:tc>
          <w:tcPr>
            <w:tcW w:w="2869" w:type="dxa"/>
            <w:vAlign w:val="center"/>
          </w:tcPr>
          <w:p w14:paraId="02419145" w14:textId="77777777" w:rsidR="00960B30" w:rsidRPr="007B39D7" w:rsidRDefault="00960B30" w:rsidP="00960B30">
            <w:pPr>
              <w:jc w:val="left"/>
              <w:rPr>
                <w:rFonts w:cstheme="minorHAnsi"/>
                <w:sz w:val="20"/>
                <w:szCs w:val="20"/>
              </w:rPr>
            </w:pPr>
            <w:r w:rsidRPr="007B39D7">
              <w:rPr>
                <w:rFonts w:cstheme="minorHAnsi"/>
                <w:sz w:val="20"/>
                <w:szCs w:val="20"/>
              </w:rPr>
              <w:t>dthben_coi(t)</w:t>
            </w:r>
          </w:p>
        </w:tc>
        <w:tc>
          <w:tcPr>
            <w:tcW w:w="4111" w:type="dxa"/>
            <w:vAlign w:val="center"/>
          </w:tcPr>
          <w:p w14:paraId="286EAF87" w14:textId="77777777" w:rsidR="00960B30" w:rsidRPr="006667FA" w:rsidRDefault="00960B30" w:rsidP="00960B30">
            <w:pPr>
              <w:jc w:val="left"/>
              <w:rPr>
                <w:rFonts w:cstheme="minorHAnsi"/>
                <w:sz w:val="20"/>
              </w:rPr>
            </w:pPr>
            <w:r w:rsidRPr="006667FA">
              <w:rPr>
                <w:rFonts w:cstheme="minorHAnsi"/>
                <w:sz w:val="20"/>
              </w:rPr>
              <w:t>If the current DB option is basic (if current_db_opt(t) = 1), then:</w:t>
            </w:r>
          </w:p>
          <w:p w14:paraId="39508F02" w14:textId="77777777" w:rsidR="00960B30" w:rsidRPr="006667FA" w:rsidRDefault="00960B30" w:rsidP="00960B30">
            <w:pPr>
              <w:pStyle w:val="ListParagraph"/>
              <w:ind w:left="360"/>
              <w:jc w:val="left"/>
              <w:rPr>
                <w:rFonts w:cstheme="minorHAnsi"/>
                <w:sz w:val="20"/>
              </w:rPr>
            </w:pPr>
            <w:r w:rsidRPr="006667FA">
              <w:rPr>
                <w:rFonts w:cstheme="minorHAnsi"/>
                <w:sz w:val="20"/>
              </w:rPr>
              <w:t>max(</w:t>
            </w:r>
            <w:r>
              <w:rPr>
                <w:rFonts w:cstheme="minorHAnsi"/>
                <w:sz w:val="20"/>
              </w:rPr>
              <w:t>sum_assd</w:t>
            </w:r>
            <w:r w:rsidRPr="006667FA">
              <w:rPr>
                <w:rFonts w:cstheme="minorHAnsi"/>
                <w:sz w:val="20"/>
              </w:rPr>
              <w:t xml:space="preserve"> </w:t>
            </w:r>
            <w:r w:rsidRPr="006667FA">
              <w:rPr>
                <w:sz w:val="20"/>
                <w:szCs w:val="20"/>
              </w:rPr>
              <w:t>×</w:t>
            </w:r>
            <w:r w:rsidRPr="006667FA">
              <w:rPr>
                <w:rFonts w:cstheme="minorHAnsi"/>
                <w:sz w:val="20"/>
              </w:rPr>
              <w:t xml:space="preserve"> lien_pc(t), bav_coi(t))</w:t>
            </w:r>
          </w:p>
          <w:p w14:paraId="628B1CB6" w14:textId="77777777" w:rsidR="00960B30" w:rsidRDefault="00960B30" w:rsidP="00960B30">
            <w:pPr>
              <w:jc w:val="left"/>
              <w:rPr>
                <w:rFonts w:cstheme="minorHAnsi"/>
                <w:sz w:val="20"/>
              </w:rPr>
            </w:pPr>
          </w:p>
          <w:p w14:paraId="0DD95BEB" w14:textId="77777777" w:rsidR="00960B30" w:rsidRPr="006667FA" w:rsidRDefault="00960B30" w:rsidP="00960B30">
            <w:pPr>
              <w:jc w:val="left"/>
              <w:rPr>
                <w:rFonts w:cstheme="minorHAnsi"/>
                <w:sz w:val="20"/>
              </w:rPr>
            </w:pPr>
            <w:r w:rsidRPr="006667FA">
              <w:rPr>
                <w:rFonts w:cstheme="minorHAnsi"/>
                <w:sz w:val="20"/>
              </w:rPr>
              <w:t>If the current DB option is escalating (if current_db_opt(t) = 2), then:</w:t>
            </w:r>
          </w:p>
          <w:p w14:paraId="66A80C21" w14:textId="77777777" w:rsidR="00960B30" w:rsidRPr="006667FA" w:rsidRDefault="00960B30" w:rsidP="00960B30">
            <w:pPr>
              <w:pStyle w:val="ListParagraph"/>
              <w:ind w:left="360"/>
              <w:jc w:val="left"/>
              <w:rPr>
                <w:sz w:val="20"/>
                <w:szCs w:val="20"/>
              </w:rPr>
            </w:pPr>
            <w:r>
              <w:rPr>
                <w:rFonts w:cstheme="minorHAnsi"/>
                <w:sz w:val="20"/>
              </w:rPr>
              <w:t>sum_assd</w:t>
            </w:r>
            <w:r w:rsidRPr="006667FA">
              <w:rPr>
                <w:rFonts w:cstheme="minorHAnsi"/>
                <w:sz w:val="20"/>
              </w:rPr>
              <w:t xml:space="preserve"> </w:t>
            </w:r>
            <w:r w:rsidRPr="006667FA">
              <w:rPr>
                <w:sz w:val="20"/>
                <w:szCs w:val="20"/>
              </w:rPr>
              <w:t>×</w:t>
            </w:r>
            <w:r w:rsidRPr="006667FA">
              <w:rPr>
                <w:rFonts w:cstheme="minorHAnsi"/>
                <w:sz w:val="20"/>
              </w:rPr>
              <w:t xml:space="preserve"> lien_pc(t) + bav_coi(t)</w:t>
            </w:r>
          </w:p>
        </w:tc>
        <w:tc>
          <w:tcPr>
            <w:tcW w:w="1366" w:type="dxa"/>
            <w:vAlign w:val="center"/>
          </w:tcPr>
          <w:p w14:paraId="57E62BF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S1.40, S1.38, S1.39, S1.36</w:t>
            </w:r>
          </w:p>
        </w:tc>
      </w:tr>
      <w:tr w:rsidR="00960B30" w:rsidRPr="007B39D7" w14:paraId="54427471" w14:textId="77777777" w:rsidTr="00F308AF">
        <w:trPr>
          <w:cantSplit/>
        </w:trPr>
        <w:tc>
          <w:tcPr>
            <w:tcW w:w="670" w:type="dxa"/>
            <w:vAlign w:val="center"/>
          </w:tcPr>
          <w:p w14:paraId="513E165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S1.38</w:t>
            </w:r>
          </w:p>
        </w:tc>
        <w:tc>
          <w:tcPr>
            <w:tcW w:w="2869" w:type="dxa"/>
            <w:vAlign w:val="center"/>
          </w:tcPr>
          <w:p w14:paraId="55EADDE4" w14:textId="77777777" w:rsidR="00960B30" w:rsidRPr="007B39D7" w:rsidRDefault="00960B30" w:rsidP="00960B30">
            <w:pPr>
              <w:jc w:val="left"/>
              <w:rPr>
                <w:rFonts w:cstheme="minorHAnsi"/>
                <w:sz w:val="20"/>
                <w:szCs w:val="20"/>
              </w:rPr>
            </w:pPr>
            <w:r>
              <w:rPr>
                <w:rFonts w:cstheme="minorHAnsi"/>
                <w:sz w:val="20"/>
              </w:rPr>
              <w:t>sum_assd</w:t>
            </w:r>
          </w:p>
        </w:tc>
        <w:tc>
          <w:tcPr>
            <w:tcW w:w="4111" w:type="dxa"/>
            <w:vAlign w:val="center"/>
          </w:tcPr>
          <w:p w14:paraId="2E4F6412" w14:textId="77777777" w:rsidR="00960B30" w:rsidRPr="006667FA" w:rsidRDefault="00960B30" w:rsidP="00960B30">
            <w:pPr>
              <w:jc w:val="left"/>
              <w:rPr>
                <w:rFonts w:cstheme="minorHAnsi"/>
                <w:sz w:val="20"/>
              </w:rPr>
            </w:pPr>
            <w:r>
              <w:rPr>
                <w:rFonts w:cstheme="minorHAnsi"/>
                <w:sz w:val="20"/>
              </w:rPr>
              <w:t>The Sum Assured from policy inputs</w:t>
            </w:r>
          </w:p>
        </w:tc>
        <w:tc>
          <w:tcPr>
            <w:tcW w:w="1366" w:type="dxa"/>
            <w:vAlign w:val="center"/>
          </w:tcPr>
          <w:p w14:paraId="36BEE42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w:t>
            </w:r>
          </w:p>
        </w:tc>
      </w:tr>
      <w:tr w:rsidR="00960B30" w:rsidRPr="007B39D7" w14:paraId="03384972" w14:textId="77777777" w:rsidTr="00F308AF">
        <w:trPr>
          <w:cantSplit/>
        </w:trPr>
        <w:tc>
          <w:tcPr>
            <w:tcW w:w="670" w:type="dxa"/>
            <w:vAlign w:val="center"/>
          </w:tcPr>
          <w:p w14:paraId="147A049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S1.39</w:t>
            </w:r>
          </w:p>
        </w:tc>
        <w:tc>
          <w:tcPr>
            <w:tcW w:w="2869" w:type="dxa"/>
            <w:vAlign w:val="center"/>
          </w:tcPr>
          <w:p w14:paraId="280E0FA3" w14:textId="77777777" w:rsidR="00960B30" w:rsidRPr="007B39D7" w:rsidRDefault="00960B30" w:rsidP="00960B30">
            <w:pPr>
              <w:jc w:val="left"/>
              <w:rPr>
                <w:rFonts w:cstheme="minorHAnsi"/>
                <w:sz w:val="20"/>
                <w:szCs w:val="20"/>
              </w:rPr>
            </w:pPr>
            <w:r w:rsidRPr="007B39D7">
              <w:rPr>
                <w:rFonts w:cstheme="minorHAnsi"/>
                <w:sz w:val="20"/>
                <w:szCs w:val="20"/>
              </w:rPr>
              <w:t>lien_pc(t)</w:t>
            </w:r>
          </w:p>
        </w:tc>
        <w:tc>
          <w:tcPr>
            <w:tcW w:w="4111" w:type="dxa"/>
            <w:vAlign w:val="center"/>
          </w:tcPr>
          <w:p w14:paraId="3E7A9557" w14:textId="77777777" w:rsidR="00960B30" w:rsidRPr="00513864" w:rsidRDefault="00960B30" w:rsidP="00960B30">
            <w:pPr>
              <w:jc w:val="left"/>
              <w:rPr>
                <w:sz w:val="20"/>
                <w:szCs w:val="20"/>
              </w:rPr>
            </w:pPr>
            <w:r>
              <w:rPr>
                <w:rFonts w:cstheme="minorHAnsi"/>
                <w:sz w:val="20"/>
              </w:rPr>
              <w:t>Determined based on LIEN clause mentioned in product features. It only depends on the insured age.</w:t>
            </w:r>
          </w:p>
        </w:tc>
        <w:tc>
          <w:tcPr>
            <w:tcW w:w="1366" w:type="dxa"/>
            <w:vAlign w:val="center"/>
          </w:tcPr>
          <w:p w14:paraId="7FBFFC2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63362D33" w14:textId="77777777" w:rsidTr="00F308AF">
        <w:trPr>
          <w:cantSplit/>
        </w:trPr>
        <w:tc>
          <w:tcPr>
            <w:tcW w:w="670" w:type="dxa"/>
            <w:vAlign w:val="center"/>
          </w:tcPr>
          <w:p w14:paraId="21664A9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S1.40</w:t>
            </w:r>
          </w:p>
        </w:tc>
        <w:tc>
          <w:tcPr>
            <w:tcW w:w="2869" w:type="dxa"/>
            <w:vAlign w:val="center"/>
          </w:tcPr>
          <w:p w14:paraId="6C487B31" w14:textId="77777777" w:rsidR="00960B30" w:rsidRPr="007B39D7" w:rsidRDefault="00960B30" w:rsidP="00960B30">
            <w:pPr>
              <w:jc w:val="left"/>
              <w:rPr>
                <w:rFonts w:cstheme="minorHAnsi"/>
                <w:sz w:val="20"/>
                <w:szCs w:val="20"/>
              </w:rPr>
            </w:pPr>
            <w:r w:rsidRPr="007B39D7">
              <w:rPr>
                <w:rFonts w:cstheme="minorHAnsi"/>
                <w:sz w:val="20"/>
                <w:szCs w:val="20"/>
              </w:rPr>
              <w:t>current_db_opt(t)</w:t>
            </w:r>
          </w:p>
        </w:tc>
        <w:tc>
          <w:tcPr>
            <w:tcW w:w="4111" w:type="dxa"/>
            <w:vAlign w:val="center"/>
          </w:tcPr>
          <w:p w14:paraId="33AAECB4" w14:textId="77777777" w:rsidR="00960B30" w:rsidRDefault="00960B30" w:rsidP="00960B30">
            <w:pPr>
              <w:jc w:val="left"/>
              <w:rPr>
                <w:rFonts w:cstheme="minorHAnsi"/>
                <w:sz w:val="20"/>
              </w:rPr>
            </w:pPr>
            <w:r>
              <w:rPr>
                <w:rFonts w:cstheme="minorHAnsi"/>
                <w:sz w:val="20"/>
              </w:rPr>
              <w:t>If t = 0:</w:t>
            </w:r>
          </w:p>
          <w:p w14:paraId="3F47906E" w14:textId="77777777" w:rsidR="00960B30" w:rsidRPr="00E35CA8" w:rsidRDefault="00960B30" w:rsidP="00960B30">
            <w:pPr>
              <w:pStyle w:val="ListParagraph"/>
              <w:numPr>
                <w:ilvl w:val="0"/>
                <w:numId w:val="10"/>
              </w:numPr>
              <w:jc w:val="left"/>
              <w:rPr>
                <w:rFonts w:cstheme="minorHAnsi"/>
                <w:sz w:val="20"/>
              </w:rPr>
            </w:pPr>
            <w:r w:rsidRPr="00E35CA8">
              <w:rPr>
                <w:rFonts w:cstheme="minorHAnsi"/>
                <w:sz w:val="20"/>
              </w:rPr>
              <w:t>the DB option provided in the policy inputs</w:t>
            </w:r>
          </w:p>
          <w:p w14:paraId="377C9A09" w14:textId="77777777" w:rsidR="00960B30" w:rsidRDefault="00960B30" w:rsidP="00960B30">
            <w:pPr>
              <w:jc w:val="left"/>
              <w:rPr>
                <w:rFonts w:cstheme="minorHAnsi"/>
                <w:sz w:val="20"/>
              </w:rPr>
            </w:pPr>
          </w:p>
          <w:p w14:paraId="422E2F73" w14:textId="77777777" w:rsidR="00960B30" w:rsidRDefault="00960B30" w:rsidP="00960B30">
            <w:pPr>
              <w:jc w:val="left"/>
              <w:rPr>
                <w:rFonts w:cstheme="minorHAnsi"/>
                <w:sz w:val="20"/>
              </w:rPr>
            </w:pPr>
            <w:r>
              <w:rPr>
                <w:rFonts w:cstheme="minorHAnsi"/>
                <w:sz w:val="20"/>
              </w:rPr>
              <w:t>Else if current insured age is less than age_db_opt_change (the age where DB option changes):</w:t>
            </w:r>
          </w:p>
          <w:p w14:paraId="00DF2300" w14:textId="77777777" w:rsidR="00960B30" w:rsidRPr="00E35CA8" w:rsidRDefault="00960B30" w:rsidP="00960B30">
            <w:pPr>
              <w:pStyle w:val="ListParagraph"/>
              <w:numPr>
                <w:ilvl w:val="0"/>
                <w:numId w:val="10"/>
              </w:numPr>
              <w:jc w:val="left"/>
              <w:rPr>
                <w:rFonts w:cstheme="minorHAnsi"/>
                <w:sz w:val="20"/>
              </w:rPr>
            </w:pPr>
            <w:r>
              <w:rPr>
                <w:rFonts w:cstheme="minorHAnsi"/>
                <w:sz w:val="20"/>
              </w:rPr>
              <w:t>current_db_opt(t-1)</w:t>
            </w:r>
          </w:p>
          <w:p w14:paraId="0B4E70C6" w14:textId="77777777" w:rsidR="00960B30" w:rsidRDefault="00960B30" w:rsidP="00960B30">
            <w:pPr>
              <w:jc w:val="left"/>
              <w:rPr>
                <w:rFonts w:cstheme="minorHAnsi"/>
                <w:sz w:val="20"/>
              </w:rPr>
            </w:pPr>
          </w:p>
          <w:p w14:paraId="5B491121" w14:textId="77777777" w:rsidR="00960B30" w:rsidRPr="00513864" w:rsidRDefault="00960B30" w:rsidP="00960B30">
            <w:pPr>
              <w:jc w:val="left"/>
              <w:rPr>
                <w:sz w:val="20"/>
                <w:szCs w:val="20"/>
              </w:rPr>
            </w:pPr>
            <w:r>
              <w:rPr>
                <w:rFonts w:cstheme="minorHAnsi"/>
                <w:sz w:val="20"/>
              </w:rPr>
              <w:t>Else: 1</w:t>
            </w:r>
          </w:p>
        </w:tc>
        <w:tc>
          <w:tcPr>
            <w:tcW w:w="1366" w:type="dxa"/>
            <w:vAlign w:val="center"/>
          </w:tcPr>
          <w:p w14:paraId="1D2302F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Product features</w:t>
            </w:r>
          </w:p>
        </w:tc>
      </w:tr>
      <w:tr w:rsidR="00960B30" w:rsidRPr="007B39D7" w14:paraId="6E3F4B33" w14:textId="77777777" w:rsidTr="00F308AF">
        <w:trPr>
          <w:cantSplit/>
        </w:trPr>
        <w:tc>
          <w:tcPr>
            <w:tcW w:w="670" w:type="dxa"/>
            <w:vAlign w:val="center"/>
          </w:tcPr>
          <w:p w14:paraId="3070EB7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S1.41</w:t>
            </w:r>
          </w:p>
        </w:tc>
        <w:tc>
          <w:tcPr>
            <w:tcW w:w="2869" w:type="dxa"/>
            <w:vAlign w:val="center"/>
          </w:tcPr>
          <w:p w14:paraId="77056028" w14:textId="77777777" w:rsidR="00960B30" w:rsidRPr="007B39D7" w:rsidRDefault="00960B30" w:rsidP="00960B30">
            <w:pPr>
              <w:jc w:val="left"/>
              <w:rPr>
                <w:rFonts w:cstheme="minorHAnsi"/>
                <w:sz w:val="20"/>
                <w:szCs w:val="20"/>
              </w:rPr>
            </w:pPr>
            <w:r w:rsidRPr="007B39D7">
              <w:rPr>
                <w:rFonts w:cstheme="minorHAnsi"/>
                <w:sz w:val="20"/>
                <w:szCs w:val="20"/>
              </w:rPr>
              <w:t>bav_ad(t)</w:t>
            </w:r>
          </w:p>
        </w:tc>
        <w:tc>
          <w:tcPr>
            <w:tcW w:w="4111" w:type="dxa"/>
            <w:vAlign w:val="center"/>
          </w:tcPr>
          <w:p w14:paraId="2446E661" w14:textId="77777777" w:rsidR="00960B30" w:rsidRPr="00513864" w:rsidRDefault="00960B30" w:rsidP="00960B30">
            <w:pPr>
              <w:jc w:val="left"/>
              <w:rPr>
                <w:sz w:val="20"/>
                <w:szCs w:val="20"/>
              </w:rPr>
            </w:pPr>
            <w:r>
              <w:rPr>
                <w:rFonts w:cstheme="minorHAnsi"/>
                <w:sz w:val="20"/>
              </w:rPr>
              <w:t xml:space="preserve">max(bav_bd(t) – </w:t>
            </w:r>
            <w:r w:rsidRPr="003D1DA4">
              <w:rPr>
                <w:rFonts w:cstheme="minorHAnsi"/>
                <w:sz w:val="20"/>
              </w:rPr>
              <w:t>basic_dedn(t)</w:t>
            </w:r>
            <w:r>
              <w:rPr>
                <w:rFonts w:cstheme="minorHAnsi"/>
                <w:sz w:val="20"/>
              </w:rPr>
              <w:t>,0)</w:t>
            </w:r>
          </w:p>
        </w:tc>
        <w:tc>
          <w:tcPr>
            <w:tcW w:w="1366" w:type="dxa"/>
            <w:vAlign w:val="center"/>
          </w:tcPr>
          <w:p w14:paraId="4F00D6D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S1.25</w:t>
            </w:r>
          </w:p>
        </w:tc>
      </w:tr>
      <w:tr w:rsidR="00960B30" w:rsidRPr="007B39D7" w14:paraId="131C6D6B" w14:textId="77777777" w:rsidTr="00F308AF">
        <w:trPr>
          <w:cantSplit/>
        </w:trPr>
        <w:tc>
          <w:tcPr>
            <w:tcW w:w="670" w:type="dxa"/>
            <w:vAlign w:val="center"/>
          </w:tcPr>
          <w:p w14:paraId="0D34D3D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S1.42</w:t>
            </w:r>
          </w:p>
        </w:tc>
        <w:tc>
          <w:tcPr>
            <w:tcW w:w="2869" w:type="dxa"/>
            <w:vAlign w:val="center"/>
          </w:tcPr>
          <w:p w14:paraId="3EAFEA19" w14:textId="77777777" w:rsidR="00960B30" w:rsidRPr="007B39D7" w:rsidRDefault="00960B30" w:rsidP="00960B30">
            <w:pPr>
              <w:jc w:val="left"/>
              <w:rPr>
                <w:rFonts w:cstheme="minorHAnsi"/>
                <w:sz w:val="20"/>
                <w:szCs w:val="20"/>
              </w:rPr>
            </w:pPr>
            <w:r w:rsidRPr="007B39D7">
              <w:rPr>
                <w:rFonts w:cstheme="minorHAnsi"/>
                <w:sz w:val="20"/>
                <w:szCs w:val="20"/>
              </w:rPr>
              <w:t>tuav_ad(t)</w:t>
            </w:r>
          </w:p>
        </w:tc>
        <w:tc>
          <w:tcPr>
            <w:tcW w:w="4111" w:type="dxa"/>
            <w:vAlign w:val="center"/>
          </w:tcPr>
          <w:p w14:paraId="7DB498BF" w14:textId="77777777" w:rsidR="00960B30" w:rsidRPr="00513864" w:rsidRDefault="00960B30" w:rsidP="00960B30">
            <w:pPr>
              <w:jc w:val="left"/>
              <w:rPr>
                <w:sz w:val="20"/>
                <w:szCs w:val="20"/>
              </w:rPr>
            </w:pPr>
            <w:r>
              <w:rPr>
                <w:rFonts w:cstheme="minorHAnsi"/>
                <w:sz w:val="20"/>
              </w:rPr>
              <w:t xml:space="preserve">max(tuav_bd(t) – </w:t>
            </w:r>
            <w:r w:rsidRPr="003D1DA4">
              <w:rPr>
                <w:rFonts w:cstheme="minorHAnsi"/>
                <w:sz w:val="20"/>
              </w:rPr>
              <w:t>topup_dedn(t)</w:t>
            </w:r>
            <w:r>
              <w:rPr>
                <w:rFonts w:cstheme="minorHAnsi"/>
                <w:sz w:val="20"/>
              </w:rPr>
              <w:t>,0)</w:t>
            </w:r>
          </w:p>
        </w:tc>
        <w:tc>
          <w:tcPr>
            <w:tcW w:w="1366" w:type="dxa"/>
            <w:vAlign w:val="center"/>
          </w:tcPr>
          <w:p w14:paraId="1454C52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S1.15, S1.26</w:t>
            </w:r>
          </w:p>
        </w:tc>
      </w:tr>
      <w:tr w:rsidR="00960B30" w:rsidRPr="007B39D7" w14:paraId="6F2F62E6" w14:textId="77777777" w:rsidTr="00F308AF">
        <w:trPr>
          <w:cantSplit/>
        </w:trPr>
        <w:tc>
          <w:tcPr>
            <w:tcW w:w="670" w:type="dxa"/>
            <w:vAlign w:val="center"/>
          </w:tcPr>
          <w:p w14:paraId="449E6C3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S1.43</w:t>
            </w:r>
          </w:p>
        </w:tc>
        <w:tc>
          <w:tcPr>
            <w:tcW w:w="2869" w:type="dxa"/>
            <w:vAlign w:val="center"/>
          </w:tcPr>
          <w:p w14:paraId="0CA9C190" w14:textId="77777777" w:rsidR="00960B30" w:rsidRPr="007B39D7" w:rsidRDefault="00960B30" w:rsidP="00960B30">
            <w:pPr>
              <w:jc w:val="left"/>
              <w:rPr>
                <w:rFonts w:cstheme="minorHAnsi"/>
                <w:sz w:val="20"/>
                <w:szCs w:val="20"/>
              </w:rPr>
            </w:pPr>
            <w:r>
              <w:rPr>
                <w:rFonts w:cstheme="minorHAnsi"/>
                <w:sz w:val="20"/>
                <w:szCs w:val="20"/>
              </w:rPr>
              <w:t>av_ad(t)</w:t>
            </w:r>
          </w:p>
        </w:tc>
        <w:tc>
          <w:tcPr>
            <w:tcW w:w="4111" w:type="dxa"/>
            <w:vAlign w:val="center"/>
          </w:tcPr>
          <w:p w14:paraId="67736D67" w14:textId="77777777" w:rsidR="00960B30" w:rsidRPr="00513864" w:rsidRDefault="00960B30" w:rsidP="00960B30">
            <w:pPr>
              <w:jc w:val="left"/>
              <w:rPr>
                <w:sz w:val="20"/>
                <w:szCs w:val="20"/>
              </w:rPr>
            </w:pPr>
            <w:r w:rsidRPr="00513864">
              <w:rPr>
                <w:rFonts w:cstheme="minorHAnsi"/>
                <w:sz w:val="20"/>
                <w:szCs w:val="20"/>
              </w:rPr>
              <w:t>bav_ad(t) + tuav_ad(t)</w:t>
            </w:r>
          </w:p>
        </w:tc>
        <w:tc>
          <w:tcPr>
            <w:tcW w:w="1366" w:type="dxa"/>
            <w:vAlign w:val="center"/>
          </w:tcPr>
          <w:p w14:paraId="5238FC2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S1.42</w:t>
            </w:r>
          </w:p>
        </w:tc>
      </w:tr>
      <w:tr w:rsidR="00960B30" w:rsidRPr="007B39D7" w14:paraId="6CDE8613" w14:textId="77777777" w:rsidTr="00F308AF">
        <w:trPr>
          <w:cantSplit/>
        </w:trPr>
        <w:tc>
          <w:tcPr>
            <w:tcW w:w="670" w:type="dxa"/>
            <w:vAlign w:val="center"/>
          </w:tcPr>
          <w:p w14:paraId="07F20AD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S1.44</w:t>
            </w:r>
          </w:p>
        </w:tc>
        <w:tc>
          <w:tcPr>
            <w:tcW w:w="2869" w:type="dxa"/>
            <w:vAlign w:val="center"/>
          </w:tcPr>
          <w:p w14:paraId="6B979D1E" w14:textId="77777777" w:rsidR="00960B30" w:rsidRPr="007B39D7" w:rsidRDefault="00960B30" w:rsidP="00960B30">
            <w:pPr>
              <w:jc w:val="left"/>
              <w:rPr>
                <w:rFonts w:cstheme="minorHAnsi"/>
                <w:sz w:val="20"/>
                <w:szCs w:val="20"/>
              </w:rPr>
            </w:pPr>
            <w:r w:rsidRPr="007B39D7">
              <w:rPr>
                <w:rFonts w:cstheme="minorHAnsi"/>
                <w:sz w:val="20"/>
                <w:szCs w:val="20"/>
              </w:rPr>
              <w:t>bav_bval_bb(t)</w:t>
            </w:r>
          </w:p>
        </w:tc>
        <w:tc>
          <w:tcPr>
            <w:tcW w:w="4111" w:type="dxa"/>
            <w:vAlign w:val="center"/>
          </w:tcPr>
          <w:p w14:paraId="32738A20" w14:textId="77777777" w:rsidR="00960B30" w:rsidRPr="00513864" w:rsidRDefault="00960B30" w:rsidP="00960B30">
            <w:pPr>
              <w:jc w:val="left"/>
              <w:rPr>
                <w:sz w:val="20"/>
                <w:szCs w:val="20"/>
              </w:rPr>
            </w:pPr>
            <w:r>
              <w:rPr>
                <w:rFonts w:cstheme="minorHAnsi"/>
                <w:sz w:val="20"/>
              </w:rPr>
              <w:t xml:space="preserve">bav_ad(t) </w:t>
            </w:r>
            <w:r w:rsidRPr="006667FA">
              <w:rPr>
                <w:sz w:val="20"/>
                <w:szCs w:val="20"/>
              </w:rPr>
              <w:t>×</w:t>
            </w:r>
            <w:r>
              <w:rPr>
                <w:rFonts w:cstheme="minorHAnsi"/>
                <w:sz w:val="20"/>
              </w:rPr>
              <w:t xml:space="preserve"> (1 + m_unit_gth(t))</w:t>
            </w:r>
          </w:p>
        </w:tc>
        <w:tc>
          <w:tcPr>
            <w:tcW w:w="1366" w:type="dxa"/>
            <w:vAlign w:val="center"/>
          </w:tcPr>
          <w:p w14:paraId="1586BBC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S1.45</w:t>
            </w:r>
          </w:p>
        </w:tc>
      </w:tr>
      <w:tr w:rsidR="00960B30" w:rsidRPr="007B39D7" w14:paraId="3F876AF9" w14:textId="77777777" w:rsidTr="00F308AF">
        <w:trPr>
          <w:cantSplit/>
        </w:trPr>
        <w:tc>
          <w:tcPr>
            <w:tcW w:w="670" w:type="dxa"/>
            <w:vAlign w:val="center"/>
          </w:tcPr>
          <w:p w14:paraId="2FCA7D5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S1.45</w:t>
            </w:r>
          </w:p>
        </w:tc>
        <w:tc>
          <w:tcPr>
            <w:tcW w:w="2869" w:type="dxa"/>
            <w:vAlign w:val="center"/>
          </w:tcPr>
          <w:p w14:paraId="0638395F" w14:textId="77777777" w:rsidR="00960B30" w:rsidRPr="007B39D7" w:rsidRDefault="00960B30" w:rsidP="00960B30">
            <w:pPr>
              <w:jc w:val="left"/>
              <w:rPr>
                <w:rFonts w:cstheme="minorHAnsi"/>
                <w:sz w:val="20"/>
                <w:szCs w:val="20"/>
              </w:rPr>
            </w:pPr>
            <w:r w:rsidRPr="007B39D7">
              <w:rPr>
                <w:rFonts w:cstheme="minorHAnsi"/>
                <w:sz w:val="20"/>
                <w:szCs w:val="20"/>
              </w:rPr>
              <w:t>m_unit_gth(t)</w:t>
            </w:r>
          </w:p>
        </w:tc>
        <w:tc>
          <w:tcPr>
            <w:tcW w:w="4111" w:type="dxa"/>
            <w:vAlign w:val="center"/>
          </w:tcPr>
          <w:p w14:paraId="35FDAA29" w14:textId="03E7F909" w:rsidR="00960B30" w:rsidRPr="00513864" w:rsidRDefault="00960B30" w:rsidP="00960B30">
            <w:pPr>
              <w:jc w:val="left"/>
              <w:rPr>
                <w:sz w:val="20"/>
                <w:szCs w:val="20"/>
              </w:rPr>
            </w:pPr>
            <w:r w:rsidRPr="00605C9E">
              <w:rPr>
                <w:rFonts w:cstheme="minorHAnsi"/>
                <w:sz w:val="20"/>
              </w:rPr>
              <w:t xml:space="preserve">(1 + </w:t>
            </w:r>
            <w:r>
              <w:rPr>
                <w:rFonts w:cstheme="minorHAnsi"/>
                <w:sz w:val="20"/>
              </w:rPr>
              <w:t>m_ulp_fer(t)</w:t>
            </w:r>
            <w:r w:rsidRPr="00605C9E">
              <w:rPr>
                <w:rFonts w:cstheme="minorHAnsi"/>
                <w:sz w:val="20"/>
              </w:rPr>
              <w:t xml:space="preserve">) </w:t>
            </w:r>
            <w:r w:rsidRPr="006667FA">
              <w:rPr>
                <w:sz w:val="20"/>
                <w:szCs w:val="20"/>
              </w:rPr>
              <w:t>×</w:t>
            </w:r>
            <w:r w:rsidRPr="00605C9E">
              <w:rPr>
                <w:rFonts w:cstheme="minorHAnsi"/>
                <w:sz w:val="20"/>
              </w:rPr>
              <w:t xml:space="preserve"> (1 </w:t>
            </w:r>
            <w:r>
              <w:rPr>
                <w:rFonts w:cstheme="minorHAnsi"/>
                <w:sz w:val="20"/>
              </w:rPr>
              <w:t>– m_fmc</w:t>
            </w:r>
            <w:r w:rsidRPr="00605C9E">
              <w:rPr>
                <w:rFonts w:cstheme="minorHAnsi"/>
                <w:sz w:val="20"/>
              </w:rPr>
              <w:t>_</w:t>
            </w:r>
            <w:r>
              <w:rPr>
                <w:rFonts w:cstheme="minorHAnsi"/>
                <w:sz w:val="20"/>
              </w:rPr>
              <w:t>pc/100</w:t>
            </w:r>
            <w:r w:rsidRPr="00605C9E">
              <w:rPr>
                <w:rFonts w:cstheme="minorHAnsi"/>
                <w:sz w:val="20"/>
              </w:rPr>
              <w:t xml:space="preserve">) </w:t>
            </w:r>
            <w:r>
              <w:rPr>
                <w:rFonts w:cstheme="minorHAnsi"/>
                <w:sz w:val="20"/>
              </w:rPr>
              <w:t>–</w:t>
            </w:r>
            <w:r w:rsidRPr="00605C9E">
              <w:rPr>
                <w:rFonts w:cstheme="minorHAnsi"/>
                <w:sz w:val="20"/>
              </w:rPr>
              <w:t xml:space="preserve"> 1</w:t>
            </w:r>
          </w:p>
        </w:tc>
        <w:tc>
          <w:tcPr>
            <w:tcW w:w="1366" w:type="dxa"/>
            <w:vAlign w:val="center"/>
          </w:tcPr>
          <w:p w14:paraId="5F75A6A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S1.46, S1.49</w:t>
            </w:r>
          </w:p>
        </w:tc>
      </w:tr>
      <w:tr w:rsidR="00960B30" w:rsidRPr="007B39D7" w14:paraId="75C40694" w14:textId="77777777" w:rsidTr="00F308AF">
        <w:trPr>
          <w:cantSplit/>
        </w:trPr>
        <w:tc>
          <w:tcPr>
            <w:tcW w:w="670" w:type="dxa"/>
            <w:vAlign w:val="center"/>
          </w:tcPr>
          <w:p w14:paraId="491FBA8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S1.46</w:t>
            </w:r>
          </w:p>
        </w:tc>
        <w:tc>
          <w:tcPr>
            <w:tcW w:w="2869" w:type="dxa"/>
            <w:vAlign w:val="center"/>
          </w:tcPr>
          <w:p w14:paraId="6143D8B5" w14:textId="77777777" w:rsidR="00960B30" w:rsidRPr="007B39D7" w:rsidRDefault="00960B30" w:rsidP="00960B30">
            <w:pPr>
              <w:jc w:val="left"/>
              <w:rPr>
                <w:rFonts w:cstheme="minorHAnsi"/>
                <w:sz w:val="20"/>
                <w:szCs w:val="20"/>
              </w:rPr>
            </w:pPr>
            <w:r w:rsidRPr="007B39D7">
              <w:rPr>
                <w:rFonts w:cstheme="minorHAnsi"/>
                <w:sz w:val="20"/>
                <w:szCs w:val="20"/>
              </w:rPr>
              <w:t>m_ulp_fer(t)</w:t>
            </w:r>
          </w:p>
        </w:tc>
        <w:tc>
          <w:tcPr>
            <w:tcW w:w="4111" w:type="dxa"/>
            <w:vAlign w:val="center"/>
          </w:tcPr>
          <w:p w14:paraId="02DD87C7" w14:textId="77777777" w:rsidR="00960B30" w:rsidRDefault="00960B30" w:rsidP="00960B30">
            <w:pPr>
              <w:jc w:val="left"/>
              <w:rPr>
                <w:rFonts w:cstheme="minorHAnsi"/>
                <w:sz w:val="20"/>
              </w:rPr>
            </w:pPr>
            <w:r>
              <w:rPr>
                <w:rFonts w:cstheme="minorHAnsi"/>
                <w:sz w:val="20"/>
              </w:rPr>
              <w:t xml:space="preserve">(1 + ann_ulp_fer(t)/100 </w:t>
            </w:r>
          </w:p>
          <w:p w14:paraId="07AE7F9D" w14:textId="77777777" w:rsidR="00960B30" w:rsidRPr="00513864" w:rsidRDefault="00960B30" w:rsidP="00960B30">
            <w:pPr>
              <w:jc w:val="left"/>
              <w:rPr>
                <w:sz w:val="20"/>
                <w:szCs w:val="20"/>
              </w:rPr>
            </w:pPr>
            <w:r>
              <w:rPr>
                <w:rFonts w:cstheme="minorHAnsi"/>
                <w:sz w:val="20"/>
              </w:rPr>
              <w:t>+ ulp_fer_sen/100)^(1/12) – 1</w:t>
            </w:r>
          </w:p>
        </w:tc>
        <w:tc>
          <w:tcPr>
            <w:tcW w:w="1366" w:type="dxa"/>
            <w:vAlign w:val="center"/>
          </w:tcPr>
          <w:p w14:paraId="4C6264D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S1.47, S1.48</w:t>
            </w:r>
          </w:p>
        </w:tc>
      </w:tr>
      <w:tr w:rsidR="00960B30" w:rsidRPr="007B39D7" w14:paraId="206156A0" w14:textId="77777777" w:rsidTr="00F308AF">
        <w:trPr>
          <w:cantSplit/>
        </w:trPr>
        <w:tc>
          <w:tcPr>
            <w:tcW w:w="670" w:type="dxa"/>
            <w:vAlign w:val="center"/>
          </w:tcPr>
          <w:p w14:paraId="7C3D554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S1.47</w:t>
            </w:r>
          </w:p>
        </w:tc>
        <w:tc>
          <w:tcPr>
            <w:tcW w:w="2869" w:type="dxa"/>
            <w:vAlign w:val="center"/>
          </w:tcPr>
          <w:p w14:paraId="57FE366D" w14:textId="77777777" w:rsidR="00960B30" w:rsidRPr="007B39D7" w:rsidRDefault="00960B30" w:rsidP="00960B30">
            <w:pPr>
              <w:jc w:val="left"/>
              <w:rPr>
                <w:rFonts w:cstheme="minorHAnsi"/>
                <w:sz w:val="20"/>
                <w:szCs w:val="20"/>
              </w:rPr>
            </w:pPr>
            <w:r>
              <w:rPr>
                <w:rFonts w:cstheme="minorHAnsi"/>
                <w:sz w:val="20"/>
              </w:rPr>
              <w:t>ann_ulp_fer(t)</w:t>
            </w:r>
          </w:p>
        </w:tc>
        <w:tc>
          <w:tcPr>
            <w:tcW w:w="4111" w:type="dxa"/>
            <w:vAlign w:val="center"/>
          </w:tcPr>
          <w:p w14:paraId="4E7ACA24" w14:textId="77777777" w:rsidR="00960B30" w:rsidRDefault="00960B30" w:rsidP="00960B30">
            <w:pPr>
              <w:jc w:val="left"/>
              <w:rPr>
                <w:rFonts w:cstheme="minorHAnsi"/>
                <w:sz w:val="20"/>
              </w:rPr>
            </w:pPr>
            <w:r>
              <w:rPr>
                <w:rFonts w:cstheme="minorHAnsi"/>
                <w:sz w:val="20"/>
              </w:rPr>
              <w:t>Annual ULP fund earned rate</w:t>
            </w:r>
          </w:p>
        </w:tc>
        <w:tc>
          <w:tcPr>
            <w:tcW w:w="1366" w:type="dxa"/>
            <w:vAlign w:val="center"/>
          </w:tcPr>
          <w:p w14:paraId="57A9990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70B6DEF9" w14:textId="77777777" w:rsidTr="00F308AF">
        <w:trPr>
          <w:cantSplit/>
        </w:trPr>
        <w:tc>
          <w:tcPr>
            <w:tcW w:w="670" w:type="dxa"/>
            <w:vAlign w:val="center"/>
          </w:tcPr>
          <w:p w14:paraId="5144F5D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S1.48</w:t>
            </w:r>
          </w:p>
        </w:tc>
        <w:tc>
          <w:tcPr>
            <w:tcW w:w="2869" w:type="dxa"/>
            <w:vAlign w:val="center"/>
          </w:tcPr>
          <w:p w14:paraId="5D9912E6" w14:textId="77777777" w:rsidR="00960B30" w:rsidRPr="007B39D7" w:rsidRDefault="00960B30" w:rsidP="00960B30">
            <w:pPr>
              <w:jc w:val="left"/>
              <w:rPr>
                <w:rFonts w:cstheme="minorHAnsi"/>
                <w:sz w:val="20"/>
                <w:szCs w:val="20"/>
              </w:rPr>
            </w:pPr>
            <w:r>
              <w:rPr>
                <w:rFonts w:cstheme="minorHAnsi"/>
                <w:sz w:val="20"/>
              </w:rPr>
              <w:t>ulp_fer_sen</w:t>
            </w:r>
          </w:p>
        </w:tc>
        <w:tc>
          <w:tcPr>
            <w:tcW w:w="4111" w:type="dxa"/>
            <w:vAlign w:val="center"/>
          </w:tcPr>
          <w:p w14:paraId="5476E5CF" w14:textId="1CAEBE4B" w:rsidR="00960B30" w:rsidRDefault="00960B30" w:rsidP="00960B30">
            <w:pPr>
              <w:jc w:val="left"/>
              <w:rPr>
                <w:rFonts w:cstheme="minorHAnsi"/>
                <w:sz w:val="20"/>
              </w:rPr>
            </w:pPr>
            <w:r>
              <w:rPr>
                <w:rFonts w:cstheme="minorHAnsi"/>
                <w:sz w:val="20"/>
              </w:rPr>
              <w:t>The sensitivity factor applied to the ULP fund earned rate</w:t>
            </w:r>
          </w:p>
        </w:tc>
        <w:tc>
          <w:tcPr>
            <w:tcW w:w="1366" w:type="dxa"/>
            <w:vAlign w:val="center"/>
          </w:tcPr>
          <w:p w14:paraId="705B116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19B38C48" w14:textId="77777777" w:rsidTr="00F308AF">
        <w:trPr>
          <w:cantSplit/>
        </w:trPr>
        <w:tc>
          <w:tcPr>
            <w:tcW w:w="670" w:type="dxa"/>
            <w:vAlign w:val="center"/>
          </w:tcPr>
          <w:p w14:paraId="3294F8C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S1.49</w:t>
            </w:r>
          </w:p>
        </w:tc>
        <w:tc>
          <w:tcPr>
            <w:tcW w:w="2869" w:type="dxa"/>
            <w:vAlign w:val="center"/>
          </w:tcPr>
          <w:p w14:paraId="1817FF86" w14:textId="6767A0FC" w:rsidR="00960B30" w:rsidRPr="007B39D7" w:rsidRDefault="00960B30" w:rsidP="00960B30">
            <w:pPr>
              <w:jc w:val="left"/>
              <w:rPr>
                <w:rFonts w:cstheme="minorHAnsi"/>
                <w:sz w:val="20"/>
                <w:szCs w:val="20"/>
              </w:rPr>
            </w:pPr>
            <w:r w:rsidRPr="007B39D7">
              <w:rPr>
                <w:rFonts w:cstheme="minorHAnsi"/>
                <w:sz w:val="20"/>
                <w:szCs w:val="20"/>
              </w:rPr>
              <w:t>m_fmc_pc</w:t>
            </w:r>
          </w:p>
        </w:tc>
        <w:tc>
          <w:tcPr>
            <w:tcW w:w="4111" w:type="dxa"/>
            <w:vAlign w:val="center"/>
          </w:tcPr>
          <w:p w14:paraId="6BB2715F" w14:textId="0D97CE66" w:rsidR="00960B30" w:rsidRPr="00513864" w:rsidRDefault="00960B30" w:rsidP="00960B30">
            <w:pPr>
              <w:jc w:val="left"/>
              <w:rPr>
                <w:sz w:val="20"/>
                <w:szCs w:val="20"/>
              </w:rPr>
            </w:pPr>
            <w:r>
              <w:rPr>
                <w:rFonts w:cstheme="minorHAnsi"/>
                <w:sz w:val="20"/>
              </w:rPr>
              <w:t>(ann_fmc_pc + fmc_sen)/12</w:t>
            </w:r>
          </w:p>
        </w:tc>
        <w:tc>
          <w:tcPr>
            <w:tcW w:w="1366" w:type="dxa"/>
            <w:vAlign w:val="center"/>
          </w:tcPr>
          <w:p w14:paraId="37B4447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S1.50, S1.51</w:t>
            </w:r>
          </w:p>
        </w:tc>
      </w:tr>
      <w:tr w:rsidR="00960B30" w:rsidRPr="007B39D7" w14:paraId="591FA336" w14:textId="77777777" w:rsidTr="00F308AF">
        <w:trPr>
          <w:cantSplit/>
        </w:trPr>
        <w:tc>
          <w:tcPr>
            <w:tcW w:w="670" w:type="dxa"/>
            <w:vAlign w:val="center"/>
          </w:tcPr>
          <w:p w14:paraId="1819741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S1.50</w:t>
            </w:r>
          </w:p>
        </w:tc>
        <w:tc>
          <w:tcPr>
            <w:tcW w:w="2869" w:type="dxa"/>
            <w:vAlign w:val="center"/>
          </w:tcPr>
          <w:p w14:paraId="23871FE0" w14:textId="4F5D6490" w:rsidR="00960B30" w:rsidRPr="007B39D7" w:rsidRDefault="00960B30" w:rsidP="00960B30">
            <w:pPr>
              <w:jc w:val="left"/>
              <w:rPr>
                <w:rFonts w:cstheme="minorHAnsi"/>
                <w:sz w:val="20"/>
                <w:szCs w:val="20"/>
              </w:rPr>
            </w:pPr>
            <w:r>
              <w:rPr>
                <w:rFonts w:cstheme="minorHAnsi"/>
                <w:sz w:val="20"/>
              </w:rPr>
              <w:t>ann_fmc_pc</w:t>
            </w:r>
          </w:p>
        </w:tc>
        <w:tc>
          <w:tcPr>
            <w:tcW w:w="4111" w:type="dxa"/>
            <w:vAlign w:val="center"/>
          </w:tcPr>
          <w:p w14:paraId="11DE8A7A" w14:textId="77777777" w:rsidR="00960B30" w:rsidRDefault="00960B30" w:rsidP="00960B30">
            <w:pPr>
              <w:jc w:val="left"/>
              <w:rPr>
                <w:rFonts w:cstheme="minorHAnsi"/>
                <w:sz w:val="20"/>
              </w:rPr>
            </w:pPr>
            <w:r>
              <w:rPr>
                <w:rFonts w:cstheme="minorHAnsi"/>
                <w:sz w:val="20"/>
              </w:rPr>
              <w:t>Annual fund management charge</w:t>
            </w:r>
          </w:p>
        </w:tc>
        <w:tc>
          <w:tcPr>
            <w:tcW w:w="1366" w:type="dxa"/>
            <w:vAlign w:val="center"/>
          </w:tcPr>
          <w:p w14:paraId="2173235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17451C79" w14:textId="77777777" w:rsidTr="00F308AF">
        <w:trPr>
          <w:cantSplit/>
        </w:trPr>
        <w:tc>
          <w:tcPr>
            <w:tcW w:w="670" w:type="dxa"/>
            <w:vAlign w:val="center"/>
          </w:tcPr>
          <w:p w14:paraId="2DC529F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S1.51</w:t>
            </w:r>
          </w:p>
        </w:tc>
        <w:tc>
          <w:tcPr>
            <w:tcW w:w="2869" w:type="dxa"/>
            <w:vAlign w:val="center"/>
          </w:tcPr>
          <w:p w14:paraId="7FE75F96" w14:textId="77777777" w:rsidR="00960B30" w:rsidRPr="007B39D7" w:rsidRDefault="00960B30" w:rsidP="00960B30">
            <w:pPr>
              <w:jc w:val="left"/>
              <w:rPr>
                <w:rFonts w:cstheme="minorHAnsi"/>
                <w:sz w:val="20"/>
                <w:szCs w:val="20"/>
              </w:rPr>
            </w:pPr>
            <w:r>
              <w:rPr>
                <w:rFonts w:cstheme="minorHAnsi"/>
                <w:sz w:val="20"/>
              </w:rPr>
              <w:t>fmc_sen</w:t>
            </w:r>
          </w:p>
        </w:tc>
        <w:tc>
          <w:tcPr>
            <w:tcW w:w="4111" w:type="dxa"/>
            <w:vAlign w:val="center"/>
          </w:tcPr>
          <w:p w14:paraId="6A4AF78C" w14:textId="77777777" w:rsidR="00960B30" w:rsidRDefault="00960B30" w:rsidP="00960B30">
            <w:pPr>
              <w:jc w:val="left"/>
              <w:rPr>
                <w:rFonts w:cstheme="minorHAnsi"/>
                <w:sz w:val="20"/>
              </w:rPr>
            </w:pPr>
            <w:r>
              <w:rPr>
                <w:rFonts w:cstheme="minorHAnsi"/>
                <w:sz w:val="20"/>
              </w:rPr>
              <w:t>The sensitivity factor applied to the annual fund management charge</w:t>
            </w:r>
          </w:p>
        </w:tc>
        <w:tc>
          <w:tcPr>
            <w:tcW w:w="1366" w:type="dxa"/>
            <w:vAlign w:val="center"/>
          </w:tcPr>
          <w:p w14:paraId="5907B20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01704779" w14:textId="77777777" w:rsidTr="00F308AF">
        <w:trPr>
          <w:cantSplit/>
        </w:trPr>
        <w:tc>
          <w:tcPr>
            <w:tcW w:w="670" w:type="dxa"/>
            <w:vAlign w:val="center"/>
          </w:tcPr>
          <w:p w14:paraId="5161F957"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S1.52</w:t>
            </w:r>
          </w:p>
        </w:tc>
        <w:tc>
          <w:tcPr>
            <w:tcW w:w="2869" w:type="dxa"/>
            <w:vAlign w:val="center"/>
          </w:tcPr>
          <w:p w14:paraId="36A75EF7" w14:textId="77777777" w:rsidR="00960B30" w:rsidRPr="007B39D7" w:rsidRDefault="00960B30" w:rsidP="00960B30">
            <w:pPr>
              <w:jc w:val="left"/>
              <w:rPr>
                <w:rFonts w:cstheme="minorHAnsi"/>
                <w:sz w:val="20"/>
                <w:szCs w:val="20"/>
              </w:rPr>
            </w:pPr>
            <w:r w:rsidRPr="007B39D7">
              <w:rPr>
                <w:rFonts w:cstheme="minorHAnsi"/>
                <w:sz w:val="20"/>
                <w:szCs w:val="20"/>
              </w:rPr>
              <w:t>tuav_bval_bb(t)</w:t>
            </w:r>
          </w:p>
        </w:tc>
        <w:tc>
          <w:tcPr>
            <w:tcW w:w="4111" w:type="dxa"/>
            <w:vAlign w:val="center"/>
          </w:tcPr>
          <w:p w14:paraId="4DF2F3D6" w14:textId="77777777" w:rsidR="00960B30" w:rsidRPr="00513864" w:rsidRDefault="00960B30" w:rsidP="00960B30">
            <w:pPr>
              <w:jc w:val="left"/>
              <w:rPr>
                <w:sz w:val="20"/>
                <w:szCs w:val="20"/>
              </w:rPr>
            </w:pPr>
            <w:r>
              <w:rPr>
                <w:rFonts w:cstheme="minorHAnsi"/>
                <w:sz w:val="20"/>
              </w:rPr>
              <w:t xml:space="preserve">tuav_ad(t) </w:t>
            </w:r>
            <w:r w:rsidRPr="006667FA">
              <w:rPr>
                <w:sz w:val="20"/>
                <w:szCs w:val="20"/>
              </w:rPr>
              <w:t>×</w:t>
            </w:r>
            <w:r>
              <w:rPr>
                <w:rFonts w:cstheme="minorHAnsi"/>
                <w:sz w:val="20"/>
              </w:rPr>
              <w:t xml:space="preserve"> (1 + m_unit_gth(t))</w:t>
            </w:r>
          </w:p>
        </w:tc>
        <w:tc>
          <w:tcPr>
            <w:tcW w:w="1366" w:type="dxa"/>
            <w:vAlign w:val="center"/>
          </w:tcPr>
          <w:p w14:paraId="7C8124D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S1.42, S1.45</w:t>
            </w:r>
          </w:p>
        </w:tc>
      </w:tr>
      <w:tr w:rsidR="00960B30" w:rsidRPr="007B39D7" w14:paraId="43D3CD2C" w14:textId="77777777" w:rsidTr="00F308AF">
        <w:trPr>
          <w:cantSplit/>
        </w:trPr>
        <w:tc>
          <w:tcPr>
            <w:tcW w:w="670" w:type="dxa"/>
            <w:vAlign w:val="center"/>
          </w:tcPr>
          <w:p w14:paraId="4B7292F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S1.53</w:t>
            </w:r>
          </w:p>
        </w:tc>
        <w:tc>
          <w:tcPr>
            <w:tcW w:w="2869" w:type="dxa"/>
            <w:vAlign w:val="center"/>
          </w:tcPr>
          <w:p w14:paraId="057C2B48" w14:textId="77777777" w:rsidR="00960B30" w:rsidRDefault="00960B30" w:rsidP="00960B30">
            <w:pPr>
              <w:jc w:val="left"/>
              <w:rPr>
                <w:rFonts w:ascii="Calibri" w:hAnsi="Calibri" w:cs="Calibri"/>
                <w:color w:val="000000"/>
                <w:sz w:val="20"/>
                <w:szCs w:val="20"/>
              </w:rPr>
            </w:pPr>
            <w:r>
              <w:rPr>
                <w:rFonts w:ascii="Calibri" w:hAnsi="Calibri" w:cs="Calibri"/>
                <w:color w:val="000000"/>
                <w:sz w:val="20"/>
                <w:szCs w:val="20"/>
              </w:rPr>
              <w:t>av_bval_bb(t)</w:t>
            </w:r>
          </w:p>
        </w:tc>
        <w:tc>
          <w:tcPr>
            <w:tcW w:w="4111" w:type="dxa"/>
            <w:vAlign w:val="center"/>
          </w:tcPr>
          <w:p w14:paraId="07950E2D" w14:textId="77777777" w:rsidR="00960B30" w:rsidRDefault="00960B30" w:rsidP="00960B30">
            <w:pPr>
              <w:rPr>
                <w:rFonts w:ascii="Calibri" w:hAnsi="Calibri" w:cs="Calibri"/>
                <w:color w:val="000000"/>
                <w:sz w:val="20"/>
                <w:szCs w:val="20"/>
              </w:rPr>
            </w:pPr>
            <w:r>
              <w:rPr>
                <w:rFonts w:ascii="Calibri" w:hAnsi="Calibri" w:cs="Calibri"/>
                <w:color w:val="000000"/>
                <w:sz w:val="20"/>
                <w:szCs w:val="20"/>
              </w:rPr>
              <w:t>bav_bval_bb(t) + tuav_bval_bb(t)</w:t>
            </w:r>
          </w:p>
        </w:tc>
        <w:tc>
          <w:tcPr>
            <w:tcW w:w="1366" w:type="dxa"/>
            <w:vAlign w:val="center"/>
          </w:tcPr>
          <w:p w14:paraId="7C4D7D7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S1.52</w:t>
            </w:r>
          </w:p>
        </w:tc>
      </w:tr>
      <w:tr w:rsidR="00960B30" w:rsidRPr="007B39D7" w14:paraId="37433754" w14:textId="77777777" w:rsidTr="00F308AF">
        <w:trPr>
          <w:cantSplit/>
        </w:trPr>
        <w:tc>
          <w:tcPr>
            <w:tcW w:w="670" w:type="dxa"/>
            <w:vAlign w:val="center"/>
          </w:tcPr>
          <w:p w14:paraId="2F72E3A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S1.54</w:t>
            </w:r>
          </w:p>
        </w:tc>
        <w:tc>
          <w:tcPr>
            <w:tcW w:w="2869" w:type="dxa"/>
            <w:vAlign w:val="center"/>
          </w:tcPr>
          <w:p w14:paraId="65937EBD" w14:textId="77777777" w:rsidR="00960B30" w:rsidRPr="007B39D7" w:rsidRDefault="00960B30" w:rsidP="00960B30">
            <w:pPr>
              <w:jc w:val="left"/>
              <w:rPr>
                <w:rFonts w:cstheme="minorHAnsi"/>
                <w:sz w:val="20"/>
                <w:szCs w:val="20"/>
              </w:rPr>
            </w:pPr>
            <w:r w:rsidRPr="007B39D7">
              <w:rPr>
                <w:rFonts w:cstheme="minorHAnsi"/>
                <w:sz w:val="20"/>
                <w:szCs w:val="20"/>
              </w:rPr>
              <w:t>cog_adj_bav(t)</w:t>
            </w:r>
          </w:p>
        </w:tc>
        <w:tc>
          <w:tcPr>
            <w:tcW w:w="4111" w:type="dxa"/>
            <w:vAlign w:val="center"/>
          </w:tcPr>
          <w:p w14:paraId="6671FE09" w14:textId="77777777" w:rsidR="00960B30" w:rsidRDefault="00960B30" w:rsidP="00960B30">
            <w:pPr>
              <w:jc w:val="left"/>
              <w:rPr>
                <w:rFonts w:cstheme="minorHAnsi"/>
                <w:sz w:val="20"/>
              </w:rPr>
            </w:pPr>
            <w:r>
              <w:rPr>
                <w:rFonts w:cstheme="minorHAnsi"/>
                <w:sz w:val="20"/>
              </w:rPr>
              <w:t xml:space="preserve">max[bav_ad(t) </w:t>
            </w:r>
            <w:r w:rsidRPr="006667FA">
              <w:rPr>
                <w:sz w:val="20"/>
                <w:szCs w:val="20"/>
              </w:rPr>
              <w:t>×</w:t>
            </w:r>
            <w:r>
              <w:rPr>
                <w:rFonts w:cstheme="minorHAnsi"/>
                <w:sz w:val="20"/>
              </w:rPr>
              <w:t xml:space="preserve"> (m_hard_gtee(t) </w:t>
            </w:r>
          </w:p>
          <w:p w14:paraId="3E2B9642" w14:textId="77777777" w:rsidR="00960B30" w:rsidRPr="00513864" w:rsidRDefault="00960B30" w:rsidP="00960B30">
            <w:pPr>
              <w:jc w:val="left"/>
              <w:rPr>
                <w:sz w:val="20"/>
                <w:szCs w:val="20"/>
              </w:rPr>
            </w:pPr>
            <w:r>
              <w:rPr>
                <w:rFonts w:cstheme="minorHAnsi"/>
                <w:sz w:val="20"/>
              </w:rPr>
              <w:t>– m_unit_gth(t)), 0]</w:t>
            </w:r>
          </w:p>
        </w:tc>
        <w:tc>
          <w:tcPr>
            <w:tcW w:w="1366" w:type="dxa"/>
            <w:vAlign w:val="center"/>
          </w:tcPr>
          <w:p w14:paraId="2930268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S1.55, S1.45</w:t>
            </w:r>
          </w:p>
        </w:tc>
      </w:tr>
      <w:tr w:rsidR="00960B30" w:rsidRPr="007B39D7" w14:paraId="76B283C9" w14:textId="77777777" w:rsidTr="00F308AF">
        <w:trPr>
          <w:cantSplit/>
        </w:trPr>
        <w:tc>
          <w:tcPr>
            <w:tcW w:w="670" w:type="dxa"/>
            <w:vAlign w:val="center"/>
          </w:tcPr>
          <w:p w14:paraId="28AE580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S1.55</w:t>
            </w:r>
          </w:p>
        </w:tc>
        <w:tc>
          <w:tcPr>
            <w:tcW w:w="2869" w:type="dxa"/>
            <w:vAlign w:val="center"/>
          </w:tcPr>
          <w:p w14:paraId="4373B519" w14:textId="77777777" w:rsidR="00960B30" w:rsidRPr="007B39D7" w:rsidRDefault="00960B30" w:rsidP="00960B30">
            <w:pPr>
              <w:jc w:val="left"/>
              <w:rPr>
                <w:rFonts w:cstheme="minorHAnsi"/>
                <w:sz w:val="20"/>
                <w:szCs w:val="20"/>
              </w:rPr>
            </w:pPr>
            <w:r w:rsidRPr="007B39D7">
              <w:rPr>
                <w:rFonts w:cstheme="minorHAnsi"/>
                <w:sz w:val="20"/>
                <w:szCs w:val="20"/>
              </w:rPr>
              <w:t>m_hard_gtee(t)</w:t>
            </w:r>
          </w:p>
        </w:tc>
        <w:tc>
          <w:tcPr>
            <w:tcW w:w="4111" w:type="dxa"/>
            <w:vAlign w:val="center"/>
          </w:tcPr>
          <w:p w14:paraId="48F74E88" w14:textId="77777777" w:rsidR="00960B30" w:rsidRPr="00513864" w:rsidRDefault="00960B30" w:rsidP="00960B30">
            <w:pPr>
              <w:jc w:val="left"/>
              <w:rPr>
                <w:sz w:val="20"/>
                <w:szCs w:val="20"/>
              </w:rPr>
            </w:pPr>
            <w:r>
              <w:rPr>
                <w:rFonts w:cstheme="minorHAnsi"/>
                <w:sz w:val="20"/>
              </w:rPr>
              <w:t>(1 + ann_hard_gtee(t)/100)^(1/12) – 1</w:t>
            </w:r>
          </w:p>
        </w:tc>
        <w:tc>
          <w:tcPr>
            <w:tcW w:w="1366" w:type="dxa"/>
            <w:vAlign w:val="center"/>
          </w:tcPr>
          <w:p w14:paraId="528C981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S1.56</w:t>
            </w:r>
          </w:p>
        </w:tc>
      </w:tr>
      <w:tr w:rsidR="00960B30" w:rsidRPr="007B39D7" w14:paraId="5BABB574" w14:textId="77777777" w:rsidTr="00F308AF">
        <w:trPr>
          <w:cantSplit/>
        </w:trPr>
        <w:tc>
          <w:tcPr>
            <w:tcW w:w="670" w:type="dxa"/>
            <w:vAlign w:val="center"/>
          </w:tcPr>
          <w:p w14:paraId="3976BE6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S1.56</w:t>
            </w:r>
          </w:p>
        </w:tc>
        <w:tc>
          <w:tcPr>
            <w:tcW w:w="2869" w:type="dxa"/>
            <w:vAlign w:val="center"/>
          </w:tcPr>
          <w:p w14:paraId="1B72CC49" w14:textId="77777777" w:rsidR="00960B30" w:rsidRPr="007B39D7" w:rsidRDefault="00960B30" w:rsidP="00960B30">
            <w:pPr>
              <w:jc w:val="left"/>
              <w:rPr>
                <w:rFonts w:cstheme="minorHAnsi"/>
                <w:sz w:val="20"/>
                <w:szCs w:val="20"/>
              </w:rPr>
            </w:pPr>
            <w:r>
              <w:rPr>
                <w:rFonts w:cstheme="minorHAnsi"/>
                <w:sz w:val="20"/>
              </w:rPr>
              <w:t>ann_hard_gtee(t)</w:t>
            </w:r>
          </w:p>
        </w:tc>
        <w:tc>
          <w:tcPr>
            <w:tcW w:w="4111" w:type="dxa"/>
            <w:vAlign w:val="center"/>
          </w:tcPr>
          <w:p w14:paraId="1E13CAB6" w14:textId="77777777" w:rsidR="00960B30" w:rsidRDefault="00960B30" w:rsidP="00960B30">
            <w:pPr>
              <w:jc w:val="left"/>
              <w:rPr>
                <w:rFonts w:cstheme="minorHAnsi"/>
                <w:sz w:val="20"/>
              </w:rPr>
            </w:pPr>
            <w:r>
              <w:rPr>
                <w:rFonts w:cstheme="minorHAnsi"/>
                <w:sz w:val="20"/>
              </w:rPr>
              <w:t>The annual hard guaranteed investment rate applied to month t</w:t>
            </w:r>
          </w:p>
        </w:tc>
        <w:tc>
          <w:tcPr>
            <w:tcW w:w="1366" w:type="dxa"/>
            <w:vAlign w:val="center"/>
          </w:tcPr>
          <w:p w14:paraId="785478D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F0108E3" w14:textId="77777777" w:rsidTr="00F308AF">
        <w:trPr>
          <w:cantSplit/>
        </w:trPr>
        <w:tc>
          <w:tcPr>
            <w:tcW w:w="670" w:type="dxa"/>
            <w:vAlign w:val="center"/>
          </w:tcPr>
          <w:p w14:paraId="655D009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S1.57</w:t>
            </w:r>
          </w:p>
        </w:tc>
        <w:tc>
          <w:tcPr>
            <w:tcW w:w="2869" w:type="dxa"/>
            <w:vAlign w:val="center"/>
          </w:tcPr>
          <w:p w14:paraId="3BEBF4A6" w14:textId="77777777" w:rsidR="00960B30" w:rsidRPr="007B39D7" w:rsidRDefault="00960B30" w:rsidP="00960B30">
            <w:pPr>
              <w:jc w:val="left"/>
              <w:rPr>
                <w:rFonts w:cstheme="minorHAnsi"/>
                <w:sz w:val="20"/>
                <w:szCs w:val="20"/>
              </w:rPr>
            </w:pPr>
            <w:r w:rsidRPr="007B39D7">
              <w:rPr>
                <w:rFonts w:cstheme="minorHAnsi"/>
                <w:sz w:val="20"/>
                <w:szCs w:val="20"/>
              </w:rPr>
              <w:t>cog_adj_tuav(t)</w:t>
            </w:r>
          </w:p>
        </w:tc>
        <w:tc>
          <w:tcPr>
            <w:tcW w:w="4111" w:type="dxa"/>
            <w:vAlign w:val="center"/>
          </w:tcPr>
          <w:p w14:paraId="661557B3" w14:textId="77777777" w:rsidR="00960B30" w:rsidRDefault="00960B30" w:rsidP="00960B30">
            <w:pPr>
              <w:jc w:val="left"/>
              <w:rPr>
                <w:rFonts w:cstheme="minorHAnsi"/>
                <w:sz w:val="20"/>
              </w:rPr>
            </w:pPr>
            <w:r>
              <w:rPr>
                <w:rFonts w:cstheme="minorHAnsi"/>
                <w:sz w:val="20"/>
              </w:rPr>
              <w:t xml:space="preserve">max[tuav_ad(t) </w:t>
            </w:r>
            <w:r w:rsidRPr="006667FA">
              <w:rPr>
                <w:sz w:val="20"/>
                <w:szCs w:val="20"/>
              </w:rPr>
              <w:t>×</w:t>
            </w:r>
            <w:r>
              <w:rPr>
                <w:rFonts w:cstheme="minorHAnsi"/>
                <w:sz w:val="20"/>
              </w:rPr>
              <w:t xml:space="preserve"> (m_hard_gtee(t) </w:t>
            </w:r>
          </w:p>
          <w:p w14:paraId="5BD24E3C" w14:textId="77777777" w:rsidR="00960B30" w:rsidRPr="00513864" w:rsidRDefault="00960B30" w:rsidP="00960B30">
            <w:pPr>
              <w:jc w:val="left"/>
              <w:rPr>
                <w:sz w:val="20"/>
                <w:szCs w:val="20"/>
              </w:rPr>
            </w:pPr>
            <w:r>
              <w:rPr>
                <w:rFonts w:cstheme="minorHAnsi"/>
                <w:sz w:val="20"/>
              </w:rPr>
              <w:t>– m_unit_gth(t)), 0]</w:t>
            </w:r>
          </w:p>
        </w:tc>
        <w:tc>
          <w:tcPr>
            <w:tcW w:w="1366" w:type="dxa"/>
            <w:vAlign w:val="center"/>
          </w:tcPr>
          <w:p w14:paraId="2E10365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S1.42, S1.55, S1.45</w:t>
            </w:r>
          </w:p>
        </w:tc>
      </w:tr>
      <w:tr w:rsidR="00960B30" w:rsidRPr="007B39D7" w14:paraId="2F91FF15" w14:textId="77777777" w:rsidTr="00F308AF">
        <w:trPr>
          <w:cantSplit/>
        </w:trPr>
        <w:tc>
          <w:tcPr>
            <w:tcW w:w="670" w:type="dxa"/>
            <w:vAlign w:val="center"/>
          </w:tcPr>
          <w:p w14:paraId="25BEB42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S1.58</w:t>
            </w:r>
          </w:p>
        </w:tc>
        <w:tc>
          <w:tcPr>
            <w:tcW w:w="2869" w:type="dxa"/>
            <w:vAlign w:val="center"/>
          </w:tcPr>
          <w:p w14:paraId="2012CF4F" w14:textId="77777777" w:rsidR="00960B30" w:rsidRPr="007B39D7" w:rsidRDefault="00960B30" w:rsidP="00960B30">
            <w:pPr>
              <w:jc w:val="left"/>
              <w:rPr>
                <w:rFonts w:cstheme="minorHAnsi"/>
                <w:sz w:val="20"/>
                <w:szCs w:val="20"/>
              </w:rPr>
            </w:pPr>
            <w:r w:rsidRPr="007B39D7">
              <w:rPr>
                <w:rFonts w:cstheme="minorHAnsi"/>
                <w:sz w:val="20"/>
                <w:szCs w:val="20"/>
              </w:rPr>
              <w:t>bav_aval_bb(t)</w:t>
            </w:r>
          </w:p>
        </w:tc>
        <w:tc>
          <w:tcPr>
            <w:tcW w:w="4111" w:type="dxa"/>
            <w:vAlign w:val="center"/>
          </w:tcPr>
          <w:p w14:paraId="0CA7BC94" w14:textId="77777777" w:rsidR="00960B30" w:rsidRPr="00513864" w:rsidRDefault="00960B30" w:rsidP="00960B30">
            <w:pPr>
              <w:jc w:val="left"/>
              <w:rPr>
                <w:sz w:val="20"/>
                <w:szCs w:val="20"/>
              </w:rPr>
            </w:pPr>
            <w:r w:rsidRPr="007D2A5B">
              <w:rPr>
                <w:rFonts w:cstheme="minorHAnsi"/>
                <w:sz w:val="20"/>
              </w:rPr>
              <w:t>bav_bval_bb</w:t>
            </w:r>
            <w:r>
              <w:rPr>
                <w:rFonts w:cstheme="minorHAnsi"/>
                <w:sz w:val="20"/>
              </w:rPr>
              <w:t xml:space="preserve">(t) + </w:t>
            </w:r>
            <w:r w:rsidRPr="00CA7676">
              <w:rPr>
                <w:rFonts w:cstheme="minorHAnsi"/>
                <w:sz w:val="20"/>
              </w:rPr>
              <w:t>cog_adj_bav(t)</w:t>
            </w:r>
          </w:p>
        </w:tc>
        <w:tc>
          <w:tcPr>
            <w:tcW w:w="1366" w:type="dxa"/>
            <w:vAlign w:val="center"/>
          </w:tcPr>
          <w:p w14:paraId="19FA3A0F"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S1.54</w:t>
            </w:r>
          </w:p>
        </w:tc>
      </w:tr>
      <w:tr w:rsidR="00960B30" w:rsidRPr="007B39D7" w14:paraId="1A162DB8" w14:textId="77777777" w:rsidTr="00F308AF">
        <w:trPr>
          <w:cantSplit/>
        </w:trPr>
        <w:tc>
          <w:tcPr>
            <w:tcW w:w="670" w:type="dxa"/>
            <w:vAlign w:val="center"/>
          </w:tcPr>
          <w:p w14:paraId="0EF393D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S1.59</w:t>
            </w:r>
          </w:p>
        </w:tc>
        <w:tc>
          <w:tcPr>
            <w:tcW w:w="2869" w:type="dxa"/>
            <w:vAlign w:val="center"/>
          </w:tcPr>
          <w:p w14:paraId="317C207C" w14:textId="77777777" w:rsidR="00960B30" w:rsidRPr="007B39D7" w:rsidRDefault="00960B30" w:rsidP="00960B30">
            <w:pPr>
              <w:jc w:val="left"/>
              <w:rPr>
                <w:rFonts w:cstheme="minorHAnsi"/>
                <w:sz w:val="20"/>
                <w:szCs w:val="20"/>
              </w:rPr>
            </w:pPr>
            <w:r w:rsidRPr="007B39D7">
              <w:rPr>
                <w:rFonts w:cstheme="minorHAnsi"/>
                <w:sz w:val="20"/>
                <w:szCs w:val="20"/>
              </w:rPr>
              <w:t>tuav_aval_bb(t)</w:t>
            </w:r>
          </w:p>
        </w:tc>
        <w:tc>
          <w:tcPr>
            <w:tcW w:w="4111" w:type="dxa"/>
            <w:vAlign w:val="center"/>
          </w:tcPr>
          <w:p w14:paraId="01F70C6B" w14:textId="77777777" w:rsidR="00960B30" w:rsidRPr="00513864" w:rsidRDefault="00960B30" w:rsidP="00960B30">
            <w:pPr>
              <w:jc w:val="left"/>
              <w:rPr>
                <w:sz w:val="20"/>
                <w:szCs w:val="20"/>
              </w:rPr>
            </w:pPr>
            <w:r>
              <w:rPr>
                <w:rFonts w:cstheme="minorHAnsi"/>
                <w:sz w:val="20"/>
              </w:rPr>
              <w:t>tu</w:t>
            </w:r>
            <w:r w:rsidRPr="007D2A5B">
              <w:rPr>
                <w:rFonts w:cstheme="minorHAnsi"/>
                <w:sz w:val="20"/>
              </w:rPr>
              <w:t>av_bval_bb</w:t>
            </w:r>
            <w:r>
              <w:rPr>
                <w:rFonts w:cstheme="minorHAnsi"/>
                <w:sz w:val="20"/>
              </w:rPr>
              <w:t xml:space="preserve">(t) + </w:t>
            </w:r>
            <w:r w:rsidRPr="00CA7676">
              <w:rPr>
                <w:rFonts w:cstheme="minorHAnsi"/>
                <w:sz w:val="20"/>
              </w:rPr>
              <w:t>cog_adj_</w:t>
            </w:r>
            <w:r>
              <w:rPr>
                <w:rFonts w:cstheme="minorHAnsi"/>
                <w:sz w:val="20"/>
              </w:rPr>
              <w:t>tu</w:t>
            </w:r>
            <w:r w:rsidRPr="00CA7676">
              <w:rPr>
                <w:rFonts w:cstheme="minorHAnsi"/>
                <w:sz w:val="20"/>
              </w:rPr>
              <w:t>av(t)</w:t>
            </w:r>
          </w:p>
        </w:tc>
        <w:tc>
          <w:tcPr>
            <w:tcW w:w="1366" w:type="dxa"/>
            <w:vAlign w:val="center"/>
          </w:tcPr>
          <w:p w14:paraId="7DA4106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S1.52, S1.57</w:t>
            </w:r>
          </w:p>
        </w:tc>
      </w:tr>
      <w:tr w:rsidR="00960B30" w:rsidRPr="007B39D7" w14:paraId="0B1F720F" w14:textId="77777777" w:rsidTr="00F308AF">
        <w:trPr>
          <w:cantSplit/>
        </w:trPr>
        <w:tc>
          <w:tcPr>
            <w:tcW w:w="670" w:type="dxa"/>
            <w:vAlign w:val="center"/>
          </w:tcPr>
          <w:p w14:paraId="5FE49E6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S1.60</w:t>
            </w:r>
          </w:p>
        </w:tc>
        <w:tc>
          <w:tcPr>
            <w:tcW w:w="2869" w:type="dxa"/>
            <w:vAlign w:val="center"/>
          </w:tcPr>
          <w:p w14:paraId="609E6003" w14:textId="77777777" w:rsidR="00960B30" w:rsidRPr="007B39D7" w:rsidRDefault="00960B30" w:rsidP="00960B30">
            <w:pPr>
              <w:jc w:val="left"/>
              <w:rPr>
                <w:rFonts w:cstheme="minorHAnsi"/>
                <w:sz w:val="20"/>
                <w:szCs w:val="20"/>
              </w:rPr>
            </w:pPr>
            <w:r w:rsidRPr="007B39D7">
              <w:rPr>
                <w:rFonts w:cstheme="minorHAnsi"/>
                <w:sz w:val="20"/>
                <w:szCs w:val="20"/>
              </w:rPr>
              <w:t>g_bav_bval(t)</w:t>
            </w:r>
          </w:p>
        </w:tc>
        <w:tc>
          <w:tcPr>
            <w:tcW w:w="4111" w:type="dxa"/>
            <w:vAlign w:val="center"/>
          </w:tcPr>
          <w:p w14:paraId="36D63792" w14:textId="77777777" w:rsidR="00960B30" w:rsidRDefault="00960B30" w:rsidP="00960B30">
            <w:pPr>
              <w:jc w:val="left"/>
              <w:rPr>
                <w:sz w:val="20"/>
                <w:szCs w:val="20"/>
              </w:rPr>
            </w:pPr>
            <w:r>
              <w:rPr>
                <w:sz w:val="20"/>
                <w:szCs w:val="20"/>
              </w:rPr>
              <w:t>If t = 0, 0.</w:t>
            </w:r>
          </w:p>
          <w:p w14:paraId="531EA5C5" w14:textId="77777777" w:rsidR="00960B30" w:rsidRDefault="00960B30" w:rsidP="00960B30">
            <w:pPr>
              <w:jc w:val="left"/>
              <w:rPr>
                <w:sz w:val="20"/>
                <w:szCs w:val="20"/>
              </w:rPr>
            </w:pPr>
            <w:r>
              <w:rPr>
                <w:sz w:val="20"/>
                <w:szCs w:val="20"/>
              </w:rPr>
              <w:t>Else:</w:t>
            </w:r>
          </w:p>
          <w:p w14:paraId="59CA4637" w14:textId="77777777" w:rsidR="00960B30" w:rsidRDefault="00960B30" w:rsidP="00960B30">
            <w:pPr>
              <w:jc w:val="left"/>
              <w:rPr>
                <w:sz w:val="20"/>
              </w:rPr>
            </w:pPr>
            <w:r>
              <w:rPr>
                <w:rFonts w:cstheme="minorHAnsi"/>
                <w:sz w:val="20"/>
              </w:rPr>
              <w:t>(</w:t>
            </w:r>
            <w:r w:rsidRPr="00410108">
              <w:rPr>
                <w:rFonts w:cstheme="minorHAnsi"/>
                <w:sz w:val="20"/>
              </w:rPr>
              <w:t>g_bav_</w:t>
            </w:r>
            <w:r>
              <w:rPr>
                <w:rFonts w:cstheme="minorHAnsi"/>
                <w:sz w:val="20"/>
              </w:rPr>
              <w:t>ab</w:t>
            </w:r>
            <w:r w:rsidRPr="00410108">
              <w:rPr>
                <w:rFonts w:cstheme="minorHAnsi"/>
                <w:sz w:val="20"/>
              </w:rPr>
              <w:t>(t-1)</w:t>
            </w:r>
            <w:r>
              <w:rPr>
                <w:rFonts w:cstheme="minorHAnsi"/>
                <w:sz w:val="20"/>
              </w:rPr>
              <w:t xml:space="preserve"> + </w:t>
            </w:r>
            <w:r w:rsidRPr="00C50AD7">
              <w:rPr>
                <w:sz w:val="20"/>
              </w:rPr>
              <w:t>basic_alloc_prem</w:t>
            </w:r>
            <w:r>
              <w:rPr>
                <w:sz w:val="20"/>
              </w:rPr>
              <w:t xml:space="preserve">(t) </w:t>
            </w:r>
          </w:p>
          <w:p w14:paraId="3FF4890B" w14:textId="77777777" w:rsidR="00960B30" w:rsidRPr="00513864" w:rsidRDefault="00960B30" w:rsidP="00960B30">
            <w:pPr>
              <w:jc w:val="left"/>
              <w:rPr>
                <w:sz w:val="20"/>
                <w:szCs w:val="20"/>
              </w:rPr>
            </w:pPr>
            <w:r>
              <w:rPr>
                <w:sz w:val="20"/>
              </w:rPr>
              <w:t xml:space="preserve">– </w:t>
            </w:r>
            <w:r w:rsidRPr="003D1DA4">
              <w:rPr>
                <w:rFonts w:cstheme="minorHAnsi"/>
                <w:sz w:val="20"/>
              </w:rPr>
              <w:t>basic_dedn(t)</w:t>
            </w:r>
            <w:r>
              <w:rPr>
                <w:rFonts w:cstheme="minorHAnsi"/>
                <w:sz w:val="20"/>
              </w:rPr>
              <w:t xml:space="preserve">) </w:t>
            </w:r>
            <w:r w:rsidRPr="006667FA">
              <w:rPr>
                <w:sz w:val="20"/>
                <w:szCs w:val="20"/>
              </w:rPr>
              <w:t>×</w:t>
            </w:r>
            <w:r>
              <w:rPr>
                <w:rFonts w:cstheme="minorHAnsi"/>
                <w:sz w:val="20"/>
              </w:rPr>
              <w:t xml:space="preserve"> (1 + m_hard_gtee(t))</w:t>
            </w:r>
          </w:p>
        </w:tc>
        <w:tc>
          <w:tcPr>
            <w:tcW w:w="1366" w:type="dxa"/>
            <w:vAlign w:val="center"/>
          </w:tcPr>
          <w:p w14:paraId="233A356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S1.64, S1.12, S1.25, S1.55</w:t>
            </w:r>
          </w:p>
        </w:tc>
      </w:tr>
      <w:tr w:rsidR="00960B30" w:rsidRPr="007B39D7" w14:paraId="5B44773B" w14:textId="77777777" w:rsidTr="00F308AF">
        <w:trPr>
          <w:cantSplit/>
        </w:trPr>
        <w:tc>
          <w:tcPr>
            <w:tcW w:w="670" w:type="dxa"/>
            <w:vAlign w:val="center"/>
          </w:tcPr>
          <w:p w14:paraId="5067616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S1.61</w:t>
            </w:r>
          </w:p>
        </w:tc>
        <w:tc>
          <w:tcPr>
            <w:tcW w:w="2869" w:type="dxa"/>
            <w:vAlign w:val="center"/>
          </w:tcPr>
          <w:p w14:paraId="29113A03" w14:textId="77777777" w:rsidR="00960B30" w:rsidRPr="007B39D7" w:rsidRDefault="00960B30" w:rsidP="00960B30">
            <w:pPr>
              <w:jc w:val="left"/>
              <w:rPr>
                <w:rFonts w:cstheme="minorHAnsi"/>
                <w:sz w:val="20"/>
                <w:szCs w:val="20"/>
              </w:rPr>
            </w:pPr>
            <w:r w:rsidRPr="007B39D7">
              <w:rPr>
                <w:rFonts w:cstheme="minorHAnsi"/>
                <w:sz w:val="20"/>
                <w:szCs w:val="20"/>
              </w:rPr>
              <w:t>g_tuav_bval(t)</w:t>
            </w:r>
          </w:p>
        </w:tc>
        <w:tc>
          <w:tcPr>
            <w:tcW w:w="4111" w:type="dxa"/>
            <w:vAlign w:val="center"/>
          </w:tcPr>
          <w:p w14:paraId="14EB4D66" w14:textId="77777777" w:rsidR="00960B30" w:rsidRDefault="00960B30" w:rsidP="00960B30">
            <w:pPr>
              <w:jc w:val="left"/>
              <w:rPr>
                <w:sz w:val="20"/>
                <w:szCs w:val="20"/>
              </w:rPr>
            </w:pPr>
            <w:r>
              <w:rPr>
                <w:sz w:val="20"/>
                <w:szCs w:val="20"/>
              </w:rPr>
              <w:t>If t = 0, 0.</w:t>
            </w:r>
          </w:p>
          <w:p w14:paraId="22050066" w14:textId="77777777" w:rsidR="00960B30" w:rsidRDefault="00960B30" w:rsidP="00960B30">
            <w:pPr>
              <w:jc w:val="left"/>
              <w:rPr>
                <w:sz w:val="20"/>
                <w:szCs w:val="20"/>
              </w:rPr>
            </w:pPr>
            <w:r>
              <w:rPr>
                <w:sz w:val="20"/>
                <w:szCs w:val="20"/>
              </w:rPr>
              <w:t>Else:</w:t>
            </w:r>
          </w:p>
          <w:p w14:paraId="34ED0154" w14:textId="77777777" w:rsidR="00960B30" w:rsidRDefault="00960B30" w:rsidP="00960B30">
            <w:pPr>
              <w:jc w:val="left"/>
              <w:rPr>
                <w:sz w:val="20"/>
              </w:rPr>
            </w:pPr>
            <w:r>
              <w:rPr>
                <w:rFonts w:cstheme="minorHAnsi"/>
                <w:sz w:val="20"/>
              </w:rPr>
              <w:t>(g_tu</w:t>
            </w:r>
            <w:r w:rsidRPr="00410108">
              <w:rPr>
                <w:rFonts w:cstheme="minorHAnsi"/>
                <w:sz w:val="20"/>
              </w:rPr>
              <w:t>av_</w:t>
            </w:r>
            <w:r>
              <w:rPr>
                <w:rFonts w:cstheme="minorHAnsi"/>
                <w:sz w:val="20"/>
              </w:rPr>
              <w:t>ab</w:t>
            </w:r>
            <w:r w:rsidRPr="00410108">
              <w:rPr>
                <w:rFonts w:cstheme="minorHAnsi"/>
                <w:sz w:val="20"/>
              </w:rPr>
              <w:t>(t-1)</w:t>
            </w:r>
            <w:r>
              <w:rPr>
                <w:rFonts w:cstheme="minorHAnsi"/>
                <w:sz w:val="20"/>
              </w:rPr>
              <w:t xml:space="preserve"> + </w:t>
            </w:r>
            <w:r>
              <w:rPr>
                <w:sz w:val="20"/>
              </w:rPr>
              <w:t>topup</w:t>
            </w:r>
            <w:r w:rsidRPr="00C50AD7">
              <w:rPr>
                <w:sz w:val="20"/>
              </w:rPr>
              <w:t>_alloc_prem</w:t>
            </w:r>
            <w:r>
              <w:rPr>
                <w:sz w:val="20"/>
              </w:rPr>
              <w:t xml:space="preserve">(t) </w:t>
            </w:r>
          </w:p>
          <w:p w14:paraId="0358B6CE" w14:textId="77777777" w:rsidR="00960B30" w:rsidRPr="00513864" w:rsidRDefault="00960B30" w:rsidP="00960B30">
            <w:pPr>
              <w:jc w:val="left"/>
              <w:rPr>
                <w:sz w:val="20"/>
                <w:szCs w:val="20"/>
              </w:rPr>
            </w:pPr>
            <w:r>
              <w:rPr>
                <w:sz w:val="20"/>
              </w:rPr>
              <w:t xml:space="preserve">– </w:t>
            </w:r>
            <w:r>
              <w:rPr>
                <w:rFonts w:cstheme="minorHAnsi"/>
                <w:sz w:val="20"/>
              </w:rPr>
              <w:t>topup</w:t>
            </w:r>
            <w:r w:rsidRPr="003D1DA4">
              <w:rPr>
                <w:rFonts w:cstheme="minorHAnsi"/>
                <w:sz w:val="20"/>
              </w:rPr>
              <w:t>_dedn(t)</w:t>
            </w:r>
            <w:r>
              <w:rPr>
                <w:rFonts w:cstheme="minorHAnsi"/>
                <w:sz w:val="20"/>
              </w:rPr>
              <w:t xml:space="preserve">) </w:t>
            </w:r>
            <w:r w:rsidRPr="006667FA">
              <w:rPr>
                <w:sz w:val="20"/>
                <w:szCs w:val="20"/>
              </w:rPr>
              <w:t>×</w:t>
            </w:r>
            <w:r>
              <w:rPr>
                <w:rFonts w:cstheme="minorHAnsi"/>
                <w:sz w:val="20"/>
              </w:rPr>
              <w:t xml:space="preserve"> (1 + m_hard_gtee(t))</w:t>
            </w:r>
          </w:p>
        </w:tc>
        <w:tc>
          <w:tcPr>
            <w:tcW w:w="1366" w:type="dxa"/>
            <w:vAlign w:val="center"/>
          </w:tcPr>
          <w:p w14:paraId="7D69B4A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S1.65, S1.13, S1.26, S1.55</w:t>
            </w:r>
          </w:p>
        </w:tc>
      </w:tr>
      <w:tr w:rsidR="00960B30" w:rsidRPr="007B39D7" w14:paraId="63369CCC" w14:textId="77777777" w:rsidTr="00F308AF">
        <w:trPr>
          <w:cantSplit/>
        </w:trPr>
        <w:tc>
          <w:tcPr>
            <w:tcW w:w="670" w:type="dxa"/>
            <w:vAlign w:val="center"/>
          </w:tcPr>
          <w:p w14:paraId="6C9F095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S1.62</w:t>
            </w:r>
          </w:p>
        </w:tc>
        <w:tc>
          <w:tcPr>
            <w:tcW w:w="2869" w:type="dxa"/>
            <w:vAlign w:val="center"/>
          </w:tcPr>
          <w:p w14:paraId="2C3658ED" w14:textId="77777777" w:rsidR="00960B30" w:rsidRPr="007B39D7" w:rsidRDefault="00960B30" w:rsidP="00960B30">
            <w:pPr>
              <w:jc w:val="left"/>
              <w:rPr>
                <w:rFonts w:cstheme="minorHAnsi"/>
                <w:sz w:val="20"/>
                <w:szCs w:val="20"/>
              </w:rPr>
            </w:pPr>
            <w:r w:rsidRPr="007B39D7">
              <w:rPr>
                <w:rFonts w:cstheme="minorHAnsi"/>
                <w:sz w:val="20"/>
                <w:szCs w:val="20"/>
              </w:rPr>
              <w:t>cog_adj_g_bav(t)</w:t>
            </w:r>
          </w:p>
        </w:tc>
        <w:tc>
          <w:tcPr>
            <w:tcW w:w="4111" w:type="dxa"/>
            <w:vAlign w:val="center"/>
          </w:tcPr>
          <w:p w14:paraId="3BFE3B90" w14:textId="77777777" w:rsidR="00960B30" w:rsidRPr="00513864" w:rsidRDefault="00960B30" w:rsidP="00960B30">
            <w:pPr>
              <w:jc w:val="left"/>
              <w:rPr>
                <w:sz w:val="20"/>
                <w:szCs w:val="20"/>
              </w:rPr>
            </w:pPr>
            <w:r w:rsidRPr="00D16792">
              <w:rPr>
                <w:rFonts w:cstheme="minorHAnsi"/>
                <w:sz w:val="20"/>
                <w:szCs w:val="20"/>
              </w:rPr>
              <w:t>max(bav_bval_bb(t) – g_bav_bval(t),0)</w:t>
            </w:r>
          </w:p>
        </w:tc>
        <w:tc>
          <w:tcPr>
            <w:tcW w:w="1366" w:type="dxa"/>
            <w:vAlign w:val="center"/>
          </w:tcPr>
          <w:p w14:paraId="233FD76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S1.60</w:t>
            </w:r>
          </w:p>
        </w:tc>
      </w:tr>
      <w:tr w:rsidR="00960B30" w:rsidRPr="007B39D7" w14:paraId="74C4853C" w14:textId="77777777" w:rsidTr="00F308AF">
        <w:trPr>
          <w:cantSplit/>
        </w:trPr>
        <w:tc>
          <w:tcPr>
            <w:tcW w:w="670" w:type="dxa"/>
            <w:vAlign w:val="center"/>
          </w:tcPr>
          <w:p w14:paraId="412A21E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S1.63</w:t>
            </w:r>
          </w:p>
        </w:tc>
        <w:tc>
          <w:tcPr>
            <w:tcW w:w="2869" w:type="dxa"/>
            <w:vAlign w:val="center"/>
          </w:tcPr>
          <w:p w14:paraId="0863E5C1" w14:textId="77777777" w:rsidR="00960B30" w:rsidRPr="007B39D7" w:rsidRDefault="00960B30" w:rsidP="00960B30">
            <w:pPr>
              <w:jc w:val="left"/>
              <w:rPr>
                <w:rFonts w:cstheme="minorHAnsi"/>
                <w:sz w:val="20"/>
                <w:szCs w:val="20"/>
              </w:rPr>
            </w:pPr>
            <w:r w:rsidRPr="007B39D7">
              <w:rPr>
                <w:rFonts w:cstheme="minorHAnsi"/>
                <w:sz w:val="20"/>
                <w:szCs w:val="20"/>
              </w:rPr>
              <w:t>cog_adj_g_tuav(t)</w:t>
            </w:r>
          </w:p>
        </w:tc>
        <w:tc>
          <w:tcPr>
            <w:tcW w:w="4111" w:type="dxa"/>
            <w:vAlign w:val="center"/>
          </w:tcPr>
          <w:p w14:paraId="7B71C51F" w14:textId="77777777" w:rsidR="00960B30" w:rsidRPr="00513864" w:rsidRDefault="00960B30" w:rsidP="00960B30">
            <w:pPr>
              <w:jc w:val="left"/>
              <w:rPr>
                <w:sz w:val="20"/>
                <w:szCs w:val="20"/>
              </w:rPr>
            </w:pPr>
            <w:r w:rsidRPr="00D16792">
              <w:rPr>
                <w:rFonts w:cstheme="minorHAnsi"/>
                <w:sz w:val="20"/>
                <w:szCs w:val="20"/>
              </w:rPr>
              <w:t>max(</w:t>
            </w:r>
            <w:r>
              <w:rPr>
                <w:rFonts w:cstheme="minorHAnsi"/>
                <w:sz w:val="20"/>
                <w:szCs w:val="20"/>
              </w:rPr>
              <w:t>tu</w:t>
            </w:r>
            <w:r w:rsidRPr="00D16792">
              <w:rPr>
                <w:rFonts w:cstheme="minorHAnsi"/>
                <w:sz w:val="20"/>
                <w:szCs w:val="20"/>
              </w:rPr>
              <w:t xml:space="preserve">av_bval_bb(t) – </w:t>
            </w:r>
            <w:r>
              <w:rPr>
                <w:rFonts w:cstheme="minorHAnsi"/>
                <w:sz w:val="20"/>
                <w:szCs w:val="20"/>
              </w:rPr>
              <w:t>g_tu</w:t>
            </w:r>
            <w:r w:rsidRPr="00D16792">
              <w:rPr>
                <w:rFonts w:cstheme="minorHAnsi"/>
                <w:sz w:val="20"/>
                <w:szCs w:val="20"/>
              </w:rPr>
              <w:t>av_bval(t),0)</w:t>
            </w:r>
          </w:p>
        </w:tc>
        <w:tc>
          <w:tcPr>
            <w:tcW w:w="1366" w:type="dxa"/>
            <w:vAlign w:val="center"/>
          </w:tcPr>
          <w:p w14:paraId="56A4365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S1.52, S1.61</w:t>
            </w:r>
          </w:p>
        </w:tc>
      </w:tr>
      <w:tr w:rsidR="00960B30" w:rsidRPr="007B39D7" w14:paraId="002CCC78" w14:textId="77777777" w:rsidTr="00F308AF">
        <w:trPr>
          <w:cantSplit/>
        </w:trPr>
        <w:tc>
          <w:tcPr>
            <w:tcW w:w="670" w:type="dxa"/>
            <w:vAlign w:val="center"/>
          </w:tcPr>
          <w:p w14:paraId="3238376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S1.64</w:t>
            </w:r>
          </w:p>
        </w:tc>
        <w:tc>
          <w:tcPr>
            <w:tcW w:w="2869" w:type="dxa"/>
            <w:vAlign w:val="center"/>
          </w:tcPr>
          <w:p w14:paraId="31B20D69" w14:textId="77777777" w:rsidR="00960B30" w:rsidRPr="007B39D7" w:rsidRDefault="00960B30" w:rsidP="00960B30">
            <w:pPr>
              <w:jc w:val="left"/>
              <w:rPr>
                <w:rFonts w:cstheme="minorHAnsi"/>
                <w:sz w:val="20"/>
                <w:szCs w:val="20"/>
              </w:rPr>
            </w:pPr>
            <w:r w:rsidRPr="007B39D7">
              <w:rPr>
                <w:rFonts w:cstheme="minorHAnsi"/>
                <w:sz w:val="20"/>
                <w:szCs w:val="20"/>
              </w:rPr>
              <w:t>g_bav_ab(t)</w:t>
            </w:r>
          </w:p>
        </w:tc>
        <w:tc>
          <w:tcPr>
            <w:tcW w:w="4111" w:type="dxa"/>
            <w:vAlign w:val="center"/>
          </w:tcPr>
          <w:p w14:paraId="16B94851" w14:textId="77777777" w:rsidR="00960B30" w:rsidRPr="00513864" w:rsidRDefault="00960B30" w:rsidP="00960B30">
            <w:pPr>
              <w:jc w:val="left"/>
              <w:rPr>
                <w:sz w:val="20"/>
                <w:szCs w:val="20"/>
              </w:rPr>
            </w:pPr>
            <w:r w:rsidRPr="00410108">
              <w:rPr>
                <w:rFonts w:cstheme="minorHAnsi"/>
                <w:sz w:val="20"/>
              </w:rPr>
              <w:t>g_bav_bval(t)</w:t>
            </w:r>
            <w:r>
              <w:rPr>
                <w:rFonts w:cstheme="minorHAnsi"/>
                <w:sz w:val="20"/>
              </w:rPr>
              <w:t xml:space="preserve"> + </w:t>
            </w:r>
            <w:r w:rsidRPr="00D16792">
              <w:rPr>
                <w:rFonts w:cstheme="minorHAnsi"/>
                <w:sz w:val="20"/>
                <w:szCs w:val="20"/>
              </w:rPr>
              <w:t>cog_adj_g_bav(t)</w:t>
            </w:r>
          </w:p>
        </w:tc>
        <w:tc>
          <w:tcPr>
            <w:tcW w:w="1366" w:type="dxa"/>
            <w:vAlign w:val="center"/>
          </w:tcPr>
          <w:p w14:paraId="5D1816B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S1.60, S1.62</w:t>
            </w:r>
          </w:p>
        </w:tc>
      </w:tr>
      <w:tr w:rsidR="00960B30" w:rsidRPr="007B39D7" w14:paraId="7C0F9D97" w14:textId="77777777" w:rsidTr="00F308AF">
        <w:trPr>
          <w:cantSplit/>
        </w:trPr>
        <w:tc>
          <w:tcPr>
            <w:tcW w:w="670" w:type="dxa"/>
            <w:vAlign w:val="center"/>
          </w:tcPr>
          <w:p w14:paraId="51ACC47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S1.65</w:t>
            </w:r>
          </w:p>
        </w:tc>
        <w:tc>
          <w:tcPr>
            <w:tcW w:w="2869" w:type="dxa"/>
            <w:vAlign w:val="center"/>
          </w:tcPr>
          <w:p w14:paraId="6BFA4E97" w14:textId="77777777" w:rsidR="00960B30" w:rsidRPr="007B39D7" w:rsidRDefault="00960B30" w:rsidP="00960B30">
            <w:pPr>
              <w:jc w:val="left"/>
              <w:rPr>
                <w:rFonts w:cstheme="minorHAnsi"/>
                <w:sz w:val="20"/>
                <w:szCs w:val="20"/>
              </w:rPr>
            </w:pPr>
            <w:r w:rsidRPr="007B39D7">
              <w:rPr>
                <w:rFonts w:cstheme="minorHAnsi"/>
                <w:sz w:val="20"/>
                <w:szCs w:val="20"/>
              </w:rPr>
              <w:t>g_tuav_ab(t)</w:t>
            </w:r>
          </w:p>
        </w:tc>
        <w:tc>
          <w:tcPr>
            <w:tcW w:w="4111" w:type="dxa"/>
            <w:vAlign w:val="center"/>
          </w:tcPr>
          <w:p w14:paraId="7CA5F003" w14:textId="77777777" w:rsidR="00960B30" w:rsidRDefault="00960B30" w:rsidP="00960B30">
            <w:pPr>
              <w:jc w:val="left"/>
              <w:rPr>
                <w:rFonts w:cstheme="minorHAnsi"/>
                <w:sz w:val="20"/>
                <w:szCs w:val="20"/>
              </w:rPr>
            </w:pPr>
            <w:r w:rsidRPr="00410108">
              <w:rPr>
                <w:rFonts w:cstheme="minorHAnsi"/>
                <w:sz w:val="20"/>
              </w:rPr>
              <w:t>g_</w:t>
            </w:r>
            <w:r>
              <w:rPr>
                <w:rFonts w:cstheme="minorHAnsi"/>
                <w:sz w:val="20"/>
              </w:rPr>
              <w:t>tu</w:t>
            </w:r>
            <w:r w:rsidRPr="00410108">
              <w:rPr>
                <w:rFonts w:cstheme="minorHAnsi"/>
                <w:sz w:val="20"/>
              </w:rPr>
              <w:t>av_bval(t)</w:t>
            </w:r>
            <w:r>
              <w:rPr>
                <w:rFonts w:cstheme="minorHAnsi"/>
                <w:sz w:val="20"/>
              </w:rPr>
              <w:t xml:space="preserve"> + </w:t>
            </w:r>
            <w:r w:rsidRPr="00D16792">
              <w:rPr>
                <w:rFonts w:cstheme="minorHAnsi"/>
                <w:sz w:val="20"/>
                <w:szCs w:val="20"/>
              </w:rPr>
              <w:t>cog_adj_g_</w:t>
            </w:r>
            <w:r>
              <w:rPr>
                <w:rFonts w:cstheme="minorHAnsi"/>
                <w:sz w:val="20"/>
                <w:szCs w:val="20"/>
              </w:rPr>
              <w:t>tu</w:t>
            </w:r>
            <w:r w:rsidRPr="00D16792">
              <w:rPr>
                <w:rFonts w:cstheme="minorHAnsi"/>
                <w:sz w:val="20"/>
                <w:szCs w:val="20"/>
              </w:rPr>
              <w:t>av(t)</w:t>
            </w:r>
            <w:r>
              <w:rPr>
                <w:rFonts w:cstheme="minorHAnsi"/>
                <w:sz w:val="20"/>
                <w:szCs w:val="20"/>
              </w:rPr>
              <w:t xml:space="preserve"> </w:t>
            </w:r>
          </w:p>
          <w:p w14:paraId="04F5985B" w14:textId="77777777" w:rsidR="00960B30" w:rsidRPr="00513864" w:rsidRDefault="00960B30" w:rsidP="00960B30">
            <w:pPr>
              <w:jc w:val="left"/>
              <w:rPr>
                <w:sz w:val="20"/>
                <w:szCs w:val="20"/>
              </w:rPr>
            </w:pPr>
            <w:r>
              <w:rPr>
                <w:rFonts w:cstheme="minorHAnsi"/>
                <w:sz w:val="20"/>
                <w:szCs w:val="20"/>
              </w:rPr>
              <w:t>+ bonus_alloc(t)</w:t>
            </w:r>
          </w:p>
        </w:tc>
        <w:tc>
          <w:tcPr>
            <w:tcW w:w="1366" w:type="dxa"/>
            <w:vAlign w:val="center"/>
          </w:tcPr>
          <w:p w14:paraId="5CE298DF"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S1.61, S1.63, S1.78</w:t>
            </w:r>
          </w:p>
        </w:tc>
      </w:tr>
      <w:tr w:rsidR="00960B30" w:rsidRPr="007B39D7" w14:paraId="1685FAF7" w14:textId="77777777" w:rsidTr="00F308AF">
        <w:trPr>
          <w:cantSplit/>
        </w:trPr>
        <w:tc>
          <w:tcPr>
            <w:tcW w:w="670" w:type="dxa"/>
            <w:vAlign w:val="center"/>
          </w:tcPr>
          <w:p w14:paraId="7E1DB05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S1.66</w:t>
            </w:r>
          </w:p>
        </w:tc>
        <w:tc>
          <w:tcPr>
            <w:tcW w:w="2869" w:type="dxa"/>
            <w:vAlign w:val="center"/>
          </w:tcPr>
          <w:p w14:paraId="54034855" w14:textId="77777777" w:rsidR="00960B30" w:rsidRPr="007B39D7" w:rsidRDefault="00960B30" w:rsidP="00960B30">
            <w:pPr>
              <w:jc w:val="left"/>
              <w:rPr>
                <w:rFonts w:cstheme="minorHAnsi"/>
                <w:sz w:val="20"/>
                <w:szCs w:val="20"/>
              </w:rPr>
            </w:pPr>
            <w:r w:rsidRPr="007B39D7">
              <w:rPr>
                <w:sz w:val="20"/>
                <w:szCs w:val="20"/>
              </w:rPr>
              <w:t>basic_lb</w:t>
            </w:r>
            <w:r w:rsidRPr="007B39D7">
              <w:rPr>
                <w:rFonts w:cstheme="minorHAnsi"/>
                <w:sz w:val="20"/>
                <w:szCs w:val="20"/>
              </w:rPr>
              <w:t>(t)</w:t>
            </w:r>
          </w:p>
        </w:tc>
        <w:tc>
          <w:tcPr>
            <w:tcW w:w="4111" w:type="dxa"/>
            <w:vAlign w:val="center"/>
          </w:tcPr>
          <w:p w14:paraId="1CFAC46A" w14:textId="77777777" w:rsidR="00960B30" w:rsidRDefault="00960B30" w:rsidP="00960B30">
            <w:pPr>
              <w:jc w:val="left"/>
              <w:rPr>
                <w:sz w:val="20"/>
              </w:rPr>
            </w:pPr>
            <w:r>
              <w:rPr>
                <w:sz w:val="20"/>
              </w:rPr>
              <w:t>In the bonus due month:</w:t>
            </w:r>
          </w:p>
          <w:p w14:paraId="5B4DE0AF" w14:textId="77777777" w:rsidR="00960B30" w:rsidRDefault="00960B30" w:rsidP="00960B30">
            <w:pPr>
              <w:jc w:val="left"/>
              <w:rPr>
                <w:sz w:val="20"/>
              </w:rPr>
            </w:pPr>
            <w:r w:rsidRPr="005670F5">
              <w:rPr>
                <w:sz w:val="20"/>
              </w:rPr>
              <w:t>basic_lb_pc(t)</w:t>
            </w:r>
            <w:r>
              <w:rPr>
                <w:sz w:val="20"/>
              </w:rPr>
              <w:t>/100</w:t>
            </w:r>
            <w:r w:rsidRPr="005670F5">
              <w:rPr>
                <w:sz w:val="20"/>
              </w:rPr>
              <w:t xml:space="preserve"> </w:t>
            </w:r>
            <w:r w:rsidRPr="006667FA">
              <w:rPr>
                <w:sz w:val="20"/>
                <w:szCs w:val="20"/>
              </w:rPr>
              <w:t>×</w:t>
            </w:r>
            <w:r w:rsidRPr="005670F5">
              <w:rPr>
                <w:sz w:val="20"/>
              </w:rPr>
              <w:t xml:space="preserve"> avg_bav_lb(t)</w:t>
            </w:r>
          </w:p>
          <w:p w14:paraId="55B19308" w14:textId="77777777" w:rsidR="00960B30" w:rsidRPr="00513864" w:rsidRDefault="00960B30" w:rsidP="00960B30">
            <w:pPr>
              <w:jc w:val="left"/>
              <w:rPr>
                <w:sz w:val="20"/>
                <w:szCs w:val="20"/>
              </w:rPr>
            </w:pPr>
            <w:r>
              <w:rPr>
                <w:sz w:val="20"/>
              </w:rPr>
              <w:t>Otherwise: 0</w:t>
            </w:r>
          </w:p>
        </w:tc>
        <w:tc>
          <w:tcPr>
            <w:tcW w:w="1366" w:type="dxa"/>
            <w:vAlign w:val="center"/>
          </w:tcPr>
          <w:p w14:paraId="1862849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S1.67, S1.68</w:t>
            </w:r>
          </w:p>
        </w:tc>
      </w:tr>
      <w:tr w:rsidR="00960B30" w:rsidRPr="007B39D7" w14:paraId="0EF368A7" w14:textId="77777777" w:rsidTr="00F308AF">
        <w:trPr>
          <w:cantSplit/>
        </w:trPr>
        <w:tc>
          <w:tcPr>
            <w:tcW w:w="670" w:type="dxa"/>
            <w:vAlign w:val="center"/>
          </w:tcPr>
          <w:p w14:paraId="2CF9823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S1.67</w:t>
            </w:r>
          </w:p>
        </w:tc>
        <w:tc>
          <w:tcPr>
            <w:tcW w:w="2869" w:type="dxa"/>
            <w:vAlign w:val="center"/>
          </w:tcPr>
          <w:p w14:paraId="7B0633F3" w14:textId="77777777" w:rsidR="00960B30" w:rsidRPr="007B39D7" w:rsidRDefault="00960B30" w:rsidP="00960B30">
            <w:pPr>
              <w:jc w:val="left"/>
              <w:rPr>
                <w:sz w:val="20"/>
                <w:szCs w:val="20"/>
              </w:rPr>
            </w:pPr>
            <w:r w:rsidRPr="005670F5">
              <w:rPr>
                <w:sz w:val="20"/>
              </w:rPr>
              <w:t>basic_lb_pc(t)</w:t>
            </w:r>
          </w:p>
        </w:tc>
        <w:tc>
          <w:tcPr>
            <w:tcW w:w="4111" w:type="dxa"/>
            <w:vAlign w:val="center"/>
          </w:tcPr>
          <w:p w14:paraId="3803F0A8" w14:textId="77777777" w:rsidR="00960B30" w:rsidRDefault="00960B30" w:rsidP="00960B30">
            <w:pPr>
              <w:jc w:val="left"/>
              <w:rPr>
                <w:sz w:val="20"/>
              </w:rPr>
            </w:pPr>
            <w:r>
              <w:rPr>
                <w:sz w:val="20"/>
              </w:rPr>
              <w:t>the basic LB rate in month t looked up from the basic_lb_rate_tbl</w:t>
            </w:r>
          </w:p>
        </w:tc>
        <w:tc>
          <w:tcPr>
            <w:tcW w:w="1366" w:type="dxa"/>
            <w:vAlign w:val="center"/>
          </w:tcPr>
          <w:p w14:paraId="0A342EC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490A8B01" w14:textId="77777777" w:rsidTr="00F308AF">
        <w:trPr>
          <w:cantSplit/>
        </w:trPr>
        <w:tc>
          <w:tcPr>
            <w:tcW w:w="670" w:type="dxa"/>
            <w:vAlign w:val="center"/>
          </w:tcPr>
          <w:p w14:paraId="2B0298C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S1.68</w:t>
            </w:r>
          </w:p>
        </w:tc>
        <w:tc>
          <w:tcPr>
            <w:tcW w:w="2869" w:type="dxa"/>
            <w:vAlign w:val="center"/>
          </w:tcPr>
          <w:p w14:paraId="1DABB00F" w14:textId="77777777" w:rsidR="00960B30" w:rsidRPr="005670F5" w:rsidRDefault="00960B30" w:rsidP="00960B30">
            <w:pPr>
              <w:jc w:val="left"/>
              <w:rPr>
                <w:sz w:val="20"/>
              </w:rPr>
            </w:pPr>
            <w:r w:rsidRPr="005670F5">
              <w:rPr>
                <w:sz w:val="20"/>
              </w:rPr>
              <w:t>avg_bav_lb(t)</w:t>
            </w:r>
          </w:p>
        </w:tc>
        <w:tc>
          <w:tcPr>
            <w:tcW w:w="4111" w:type="dxa"/>
            <w:vAlign w:val="center"/>
          </w:tcPr>
          <w:p w14:paraId="5E8DF7E7" w14:textId="77777777" w:rsidR="00960B30" w:rsidRDefault="00960B30" w:rsidP="00960B30">
            <w:pPr>
              <w:jc w:val="left"/>
              <w:rPr>
                <w:sz w:val="20"/>
              </w:rPr>
            </w:pPr>
            <w:r>
              <w:rPr>
                <w:sz w:val="20"/>
              </w:rPr>
              <w:t xml:space="preserve">(1/N) </w:t>
            </w:r>
            <w:r w:rsidRPr="006667FA">
              <w:rPr>
                <w:sz w:val="20"/>
                <w:szCs w:val="20"/>
              </w:rPr>
              <w:t>×</w:t>
            </w:r>
            <w:r>
              <w:rPr>
                <w:sz w:val="20"/>
                <w:szCs w:val="20"/>
              </w:rPr>
              <w:t xml:space="preserve"> </w:t>
            </w:r>
            <w:r w:rsidRPr="00DC34B0">
              <w:rPr>
                <w:sz w:val="20"/>
              </w:rPr>
              <w:t>Σ</w:t>
            </w:r>
            <w:r w:rsidRPr="00DC34B0">
              <w:rPr>
                <w:sz w:val="18"/>
              </w:rPr>
              <w:t xml:space="preserve"> </w:t>
            </w:r>
            <w:r w:rsidRPr="00DC34B0">
              <w:rPr>
                <w:sz w:val="20"/>
              </w:rPr>
              <w:t>bav_aval_bb(t-k)</w:t>
            </w:r>
            <w:r>
              <w:rPr>
                <w:sz w:val="20"/>
              </w:rPr>
              <w:t xml:space="preserve"> for k = 0 to N-1</w:t>
            </w:r>
          </w:p>
          <w:p w14:paraId="076C4B90" w14:textId="77777777" w:rsidR="00960B30" w:rsidRDefault="00960B30" w:rsidP="00960B30">
            <w:pPr>
              <w:jc w:val="left"/>
              <w:rPr>
                <w:sz w:val="20"/>
              </w:rPr>
            </w:pPr>
            <w:r>
              <w:rPr>
                <w:sz w:val="20"/>
              </w:rPr>
              <w:t>Where N is the corresponding consideration period</w:t>
            </w:r>
          </w:p>
        </w:tc>
        <w:tc>
          <w:tcPr>
            <w:tcW w:w="1366" w:type="dxa"/>
            <w:vAlign w:val="center"/>
          </w:tcPr>
          <w:p w14:paraId="609B835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S1.58</w:t>
            </w:r>
          </w:p>
        </w:tc>
      </w:tr>
      <w:tr w:rsidR="00960B30" w:rsidRPr="007B39D7" w14:paraId="5B1DAEC3" w14:textId="77777777" w:rsidTr="00F308AF">
        <w:trPr>
          <w:cantSplit/>
        </w:trPr>
        <w:tc>
          <w:tcPr>
            <w:tcW w:w="670" w:type="dxa"/>
            <w:vAlign w:val="center"/>
          </w:tcPr>
          <w:p w14:paraId="34837C8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S1.69</w:t>
            </w:r>
          </w:p>
        </w:tc>
        <w:tc>
          <w:tcPr>
            <w:tcW w:w="2869" w:type="dxa"/>
            <w:vAlign w:val="center"/>
          </w:tcPr>
          <w:p w14:paraId="334C4438" w14:textId="77777777" w:rsidR="00960B30" w:rsidRPr="007B39D7" w:rsidRDefault="00960B30" w:rsidP="00960B30">
            <w:pPr>
              <w:jc w:val="left"/>
              <w:rPr>
                <w:rFonts w:cstheme="minorHAnsi"/>
                <w:sz w:val="20"/>
                <w:szCs w:val="20"/>
              </w:rPr>
            </w:pPr>
            <w:r w:rsidRPr="007B39D7">
              <w:rPr>
                <w:sz w:val="20"/>
                <w:szCs w:val="20"/>
              </w:rPr>
              <w:t>topup_lb</w:t>
            </w:r>
            <w:r w:rsidRPr="007B39D7">
              <w:rPr>
                <w:rFonts w:cstheme="minorHAnsi"/>
                <w:sz w:val="20"/>
                <w:szCs w:val="20"/>
              </w:rPr>
              <w:t>(t)</w:t>
            </w:r>
          </w:p>
        </w:tc>
        <w:tc>
          <w:tcPr>
            <w:tcW w:w="4111" w:type="dxa"/>
            <w:vAlign w:val="center"/>
          </w:tcPr>
          <w:p w14:paraId="0FE1ECA4" w14:textId="77777777" w:rsidR="00960B30" w:rsidRDefault="00960B30" w:rsidP="00960B30">
            <w:pPr>
              <w:jc w:val="left"/>
              <w:rPr>
                <w:sz w:val="20"/>
              </w:rPr>
            </w:pPr>
            <w:r>
              <w:rPr>
                <w:sz w:val="20"/>
              </w:rPr>
              <w:t>In the bonus due month:</w:t>
            </w:r>
          </w:p>
          <w:p w14:paraId="69401050" w14:textId="77777777" w:rsidR="00960B30" w:rsidRDefault="00960B30" w:rsidP="00960B30">
            <w:pPr>
              <w:jc w:val="left"/>
              <w:rPr>
                <w:sz w:val="20"/>
              </w:rPr>
            </w:pPr>
            <w:r>
              <w:rPr>
                <w:sz w:val="20"/>
              </w:rPr>
              <w:t xml:space="preserve">topup_lb_pc(t)/100 </w:t>
            </w:r>
            <w:r w:rsidRPr="006667FA">
              <w:rPr>
                <w:sz w:val="20"/>
                <w:szCs w:val="20"/>
              </w:rPr>
              <w:t>×</w:t>
            </w:r>
            <w:r>
              <w:rPr>
                <w:sz w:val="20"/>
              </w:rPr>
              <w:t xml:space="preserve"> avg_tu</w:t>
            </w:r>
            <w:r w:rsidRPr="005670F5">
              <w:rPr>
                <w:sz w:val="20"/>
              </w:rPr>
              <w:t>av_lb(t)</w:t>
            </w:r>
          </w:p>
          <w:p w14:paraId="59BECADE" w14:textId="77777777" w:rsidR="00960B30" w:rsidRPr="00513864" w:rsidRDefault="00960B30" w:rsidP="00960B30">
            <w:pPr>
              <w:jc w:val="left"/>
              <w:rPr>
                <w:sz w:val="20"/>
                <w:szCs w:val="20"/>
              </w:rPr>
            </w:pPr>
            <w:r>
              <w:rPr>
                <w:sz w:val="20"/>
              </w:rPr>
              <w:t>Otherwise: 0</w:t>
            </w:r>
          </w:p>
        </w:tc>
        <w:tc>
          <w:tcPr>
            <w:tcW w:w="1366" w:type="dxa"/>
            <w:vAlign w:val="center"/>
          </w:tcPr>
          <w:p w14:paraId="07797F8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S1.70, S1.71</w:t>
            </w:r>
          </w:p>
        </w:tc>
      </w:tr>
      <w:tr w:rsidR="00960B30" w:rsidRPr="007B39D7" w14:paraId="3BF97015" w14:textId="77777777" w:rsidTr="00F308AF">
        <w:trPr>
          <w:cantSplit/>
        </w:trPr>
        <w:tc>
          <w:tcPr>
            <w:tcW w:w="670" w:type="dxa"/>
            <w:vAlign w:val="center"/>
          </w:tcPr>
          <w:p w14:paraId="1CC6577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S1.70</w:t>
            </w:r>
          </w:p>
        </w:tc>
        <w:tc>
          <w:tcPr>
            <w:tcW w:w="2869" w:type="dxa"/>
            <w:vAlign w:val="center"/>
          </w:tcPr>
          <w:p w14:paraId="00155369" w14:textId="77777777" w:rsidR="00960B30" w:rsidRPr="007B39D7" w:rsidRDefault="00960B30" w:rsidP="00960B30">
            <w:pPr>
              <w:jc w:val="left"/>
              <w:rPr>
                <w:sz w:val="20"/>
                <w:szCs w:val="20"/>
              </w:rPr>
            </w:pPr>
            <w:r>
              <w:rPr>
                <w:sz w:val="20"/>
              </w:rPr>
              <w:t>topup_lb_pc(t)</w:t>
            </w:r>
          </w:p>
        </w:tc>
        <w:tc>
          <w:tcPr>
            <w:tcW w:w="4111" w:type="dxa"/>
            <w:vAlign w:val="center"/>
          </w:tcPr>
          <w:p w14:paraId="4D2D8FF4" w14:textId="77777777" w:rsidR="00960B30" w:rsidRDefault="00960B30" w:rsidP="00960B30">
            <w:pPr>
              <w:jc w:val="left"/>
              <w:rPr>
                <w:sz w:val="20"/>
              </w:rPr>
            </w:pPr>
            <w:r>
              <w:rPr>
                <w:sz w:val="20"/>
              </w:rPr>
              <w:t>the topup LB rate in month t looked up from the topup_lb_rate_tbl</w:t>
            </w:r>
          </w:p>
        </w:tc>
        <w:tc>
          <w:tcPr>
            <w:tcW w:w="1366" w:type="dxa"/>
            <w:vAlign w:val="center"/>
          </w:tcPr>
          <w:p w14:paraId="67F84EF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15885E87" w14:textId="77777777" w:rsidTr="00F308AF">
        <w:trPr>
          <w:cantSplit/>
        </w:trPr>
        <w:tc>
          <w:tcPr>
            <w:tcW w:w="670" w:type="dxa"/>
            <w:vAlign w:val="center"/>
          </w:tcPr>
          <w:p w14:paraId="6B4DAB1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S1.71</w:t>
            </w:r>
          </w:p>
        </w:tc>
        <w:tc>
          <w:tcPr>
            <w:tcW w:w="2869" w:type="dxa"/>
            <w:vAlign w:val="center"/>
          </w:tcPr>
          <w:p w14:paraId="1DAAA7C5" w14:textId="77777777" w:rsidR="00960B30" w:rsidRPr="007B39D7" w:rsidRDefault="00960B30" w:rsidP="00960B30">
            <w:pPr>
              <w:jc w:val="left"/>
              <w:rPr>
                <w:sz w:val="20"/>
                <w:szCs w:val="20"/>
              </w:rPr>
            </w:pPr>
            <w:r>
              <w:rPr>
                <w:sz w:val="20"/>
              </w:rPr>
              <w:t>avg_tu</w:t>
            </w:r>
            <w:r w:rsidRPr="005670F5">
              <w:rPr>
                <w:sz w:val="20"/>
              </w:rPr>
              <w:t>av_lb(t)</w:t>
            </w:r>
          </w:p>
        </w:tc>
        <w:tc>
          <w:tcPr>
            <w:tcW w:w="4111" w:type="dxa"/>
            <w:vAlign w:val="center"/>
          </w:tcPr>
          <w:p w14:paraId="36F2EC6F" w14:textId="77777777" w:rsidR="00960B30" w:rsidRDefault="00960B30" w:rsidP="00960B30">
            <w:pPr>
              <w:jc w:val="left"/>
              <w:rPr>
                <w:sz w:val="20"/>
              </w:rPr>
            </w:pPr>
            <w:r>
              <w:rPr>
                <w:sz w:val="20"/>
              </w:rPr>
              <w:t xml:space="preserve">(1/N) </w:t>
            </w:r>
            <w:r w:rsidRPr="006667FA">
              <w:rPr>
                <w:sz w:val="20"/>
                <w:szCs w:val="20"/>
              </w:rPr>
              <w:t>×</w:t>
            </w:r>
            <w:r>
              <w:rPr>
                <w:sz w:val="20"/>
                <w:szCs w:val="20"/>
              </w:rPr>
              <w:t xml:space="preserve"> </w:t>
            </w:r>
            <w:r w:rsidRPr="00DC34B0">
              <w:rPr>
                <w:sz w:val="20"/>
              </w:rPr>
              <w:t>Σ</w:t>
            </w:r>
            <w:r w:rsidRPr="00DC34B0">
              <w:rPr>
                <w:sz w:val="18"/>
              </w:rPr>
              <w:t xml:space="preserve"> </w:t>
            </w:r>
            <w:r>
              <w:rPr>
                <w:sz w:val="20"/>
              </w:rPr>
              <w:t>tu</w:t>
            </w:r>
            <w:r w:rsidRPr="00DC34B0">
              <w:rPr>
                <w:sz w:val="20"/>
              </w:rPr>
              <w:t>av_aval_bb(t-k)</w:t>
            </w:r>
            <w:r>
              <w:rPr>
                <w:sz w:val="20"/>
              </w:rPr>
              <w:t xml:space="preserve"> for k = 0 to N-1</w:t>
            </w:r>
          </w:p>
          <w:p w14:paraId="20653D30" w14:textId="77777777" w:rsidR="00960B30" w:rsidRDefault="00960B30" w:rsidP="00960B30">
            <w:pPr>
              <w:jc w:val="left"/>
              <w:rPr>
                <w:sz w:val="20"/>
              </w:rPr>
            </w:pPr>
            <w:r>
              <w:rPr>
                <w:sz w:val="20"/>
              </w:rPr>
              <w:t>Where N is the corresponding consideration period</w:t>
            </w:r>
          </w:p>
        </w:tc>
        <w:tc>
          <w:tcPr>
            <w:tcW w:w="1366" w:type="dxa"/>
            <w:vAlign w:val="center"/>
          </w:tcPr>
          <w:p w14:paraId="66E90C4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S1.59</w:t>
            </w:r>
          </w:p>
        </w:tc>
      </w:tr>
      <w:tr w:rsidR="00960B30" w:rsidRPr="007B39D7" w14:paraId="5EBB14E8" w14:textId="77777777" w:rsidTr="00F308AF">
        <w:trPr>
          <w:cantSplit/>
        </w:trPr>
        <w:tc>
          <w:tcPr>
            <w:tcW w:w="670" w:type="dxa"/>
            <w:vAlign w:val="center"/>
          </w:tcPr>
          <w:p w14:paraId="2B9F220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S1.72</w:t>
            </w:r>
          </w:p>
        </w:tc>
        <w:tc>
          <w:tcPr>
            <w:tcW w:w="2869" w:type="dxa"/>
            <w:vAlign w:val="center"/>
          </w:tcPr>
          <w:p w14:paraId="12E86CB6" w14:textId="77777777" w:rsidR="00960B30" w:rsidRPr="007B39D7" w:rsidRDefault="00960B30" w:rsidP="00960B30">
            <w:pPr>
              <w:jc w:val="left"/>
              <w:rPr>
                <w:rFonts w:cstheme="minorHAnsi"/>
                <w:sz w:val="20"/>
                <w:szCs w:val="20"/>
              </w:rPr>
            </w:pPr>
            <w:r w:rsidRPr="007B39D7">
              <w:rPr>
                <w:sz w:val="20"/>
                <w:szCs w:val="20"/>
              </w:rPr>
              <w:t>sb_coi</w:t>
            </w:r>
            <w:r w:rsidRPr="007B39D7">
              <w:rPr>
                <w:rFonts w:cstheme="minorHAnsi"/>
                <w:sz w:val="20"/>
                <w:szCs w:val="20"/>
              </w:rPr>
              <w:t>(t)</w:t>
            </w:r>
          </w:p>
        </w:tc>
        <w:tc>
          <w:tcPr>
            <w:tcW w:w="4111" w:type="dxa"/>
            <w:vAlign w:val="center"/>
          </w:tcPr>
          <w:p w14:paraId="799F4E9E" w14:textId="77777777" w:rsidR="00960B30" w:rsidRDefault="00960B30" w:rsidP="00960B30">
            <w:pPr>
              <w:jc w:val="left"/>
              <w:rPr>
                <w:sz w:val="20"/>
              </w:rPr>
            </w:pPr>
            <w:r>
              <w:rPr>
                <w:sz w:val="20"/>
              </w:rPr>
              <w:t>In the bonus due month:</w:t>
            </w:r>
          </w:p>
          <w:p w14:paraId="6F97EEB1" w14:textId="77777777" w:rsidR="00960B30" w:rsidRDefault="00960B30" w:rsidP="00960B30">
            <w:pPr>
              <w:jc w:val="left"/>
              <w:rPr>
                <w:sz w:val="20"/>
              </w:rPr>
            </w:pPr>
            <w:r>
              <w:rPr>
                <w:sz w:val="20"/>
              </w:rPr>
              <w:t xml:space="preserve">sb_coi_pc(t)/100 </w:t>
            </w:r>
            <w:r w:rsidRPr="006667FA">
              <w:rPr>
                <w:sz w:val="20"/>
                <w:szCs w:val="20"/>
              </w:rPr>
              <w:t>×</w:t>
            </w:r>
            <w:r>
              <w:rPr>
                <w:sz w:val="20"/>
              </w:rPr>
              <w:t xml:space="preserve"> tot_coi_sb</w:t>
            </w:r>
            <w:r w:rsidRPr="005670F5">
              <w:rPr>
                <w:sz w:val="20"/>
              </w:rPr>
              <w:t>(t)</w:t>
            </w:r>
          </w:p>
          <w:p w14:paraId="32AD00B3" w14:textId="77777777" w:rsidR="00960B30" w:rsidRPr="00513864" w:rsidRDefault="00960B30" w:rsidP="00960B30">
            <w:pPr>
              <w:jc w:val="left"/>
              <w:rPr>
                <w:sz w:val="20"/>
                <w:szCs w:val="20"/>
              </w:rPr>
            </w:pPr>
            <w:r>
              <w:rPr>
                <w:sz w:val="20"/>
              </w:rPr>
              <w:t>Otherwise: 0</w:t>
            </w:r>
          </w:p>
        </w:tc>
        <w:tc>
          <w:tcPr>
            <w:tcW w:w="1366" w:type="dxa"/>
            <w:vAlign w:val="center"/>
          </w:tcPr>
          <w:p w14:paraId="3200AB5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S1.73, S1.74</w:t>
            </w:r>
          </w:p>
        </w:tc>
      </w:tr>
      <w:tr w:rsidR="00960B30" w:rsidRPr="007B39D7" w14:paraId="341226B5" w14:textId="77777777" w:rsidTr="00F308AF">
        <w:trPr>
          <w:cantSplit/>
        </w:trPr>
        <w:tc>
          <w:tcPr>
            <w:tcW w:w="670" w:type="dxa"/>
            <w:vAlign w:val="center"/>
          </w:tcPr>
          <w:p w14:paraId="4A1DE75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S1.73</w:t>
            </w:r>
          </w:p>
        </w:tc>
        <w:tc>
          <w:tcPr>
            <w:tcW w:w="2869" w:type="dxa"/>
            <w:vAlign w:val="center"/>
          </w:tcPr>
          <w:p w14:paraId="7841C7E1" w14:textId="77777777" w:rsidR="00960B30" w:rsidRPr="007B39D7" w:rsidRDefault="00960B30" w:rsidP="00960B30">
            <w:pPr>
              <w:jc w:val="left"/>
              <w:rPr>
                <w:sz w:val="20"/>
                <w:szCs w:val="20"/>
              </w:rPr>
            </w:pPr>
            <w:r>
              <w:rPr>
                <w:sz w:val="20"/>
              </w:rPr>
              <w:t>sb_coi_pc(t)</w:t>
            </w:r>
          </w:p>
        </w:tc>
        <w:tc>
          <w:tcPr>
            <w:tcW w:w="4111" w:type="dxa"/>
            <w:vAlign w:val="center"/>
          </w:tcPr>
          <w:p w14:paraId="0E9DEE90" w14:textId="77777777" w:rsidR="00960B30" w:rsidRDefault="00960B30" w:rsidP="00960B30">
            <w:pPr>
              <w:jc w:val="left"/>
              <w:rPr>
                <w:sz w:val="20"/>
              </w:rPr>
            </w:pPr>
            <w:r>
              <w:rPr>
                <w:sz w:val="20"/>
              </w:rPr>
              <w:t xml:space="preserve">The sb coi rate in month t looked up from </w:t>
            </w:r>
            <w:r w:rsidRPr="00AA7570">
              <w:rPr>
                <w:sz w:val="20"/>
              </w:rPr>
              <w:t>sb_coi_rate_tbl</w:t>
            </w:r>
          </w:p>
        </w:tc>
        <w:tc>
          <w:tcPr>
            <w:tcW w:w="1366" w:type="dxa"/>
            <w:vAlign w:val="center"/>
          </w:tcPr>
          <w:p w14:paraId="5BD5CC7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1BBBCF40" w14:textId="77777777" w:rsidTr="00F308AF">
        <w:trPr>
          <w:cantSplit/>
        </w:trPr>
        <w:tc>
          <w:tcPr>
            <w:tcW w:w="670" w:type="dxa"/>
            <w:vAlign w:val="center"/>
          </w:tcPr>
          <w:p w14:paraId="3763C50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S1.74</w:t>
            </w:r>
          </w:p>
        </w:tc>
        <w:tc>
          <w:tcPr>
            <w:tcW w:w="2869" w:type="dxa"/>
            <w:vAlign w:val="center"/>
          </w:tcPr>
          <w:p w14:paraId="098B284B" w14:textId="77777777" w:rsidR="00960B30" w:rsidRPr="007B39D7" w:rsidRDefault="00960B30" w:rsidP="00960B30">
            <w:pPr>
              <w:jc w:val="left"/>
              <w:rPr>
                <w:sz w:val="20"/>
                <w:szCs w:val="20"/>
              </w:rPr>
            </w:pPr>
            <w:r>
              <w:rPr>
                <w:sz w:val="20"/>
              </w:rPr>
              <w:t>tot_coi_sb</w:t>
            </w:r>
            <w:r w:rsidRPr="005670F5">
              <w:rPr>
                <w:sz w:val="20"/>
              </w:rPr>
              <w:t>(t)</w:t>
            </w:r>
          </w:p>
        </w:tc>
        <w:tc>
          <w:tcPr>
            <w:tcW w:w="4111" w:type="dxa"/>
            <w:vAlign w:val="center"/>
          </w:tcPr>
          <w:p w14:paraId="3A956AF0" w14:textId="77777777" w:rsidR="00960B30" w:rsidRDefault="00960B30" w:rsidP="00960B30">
            <w:pPr>
              <w:jc w:val="left"/>
              <w:rPr>
                <w:sz w:val="20"/>
              </w:rPr>
            </w:pPr>
            <w:r w:rsidRPr="00DC34B0">
              <w:rPr>
                <w:sz w:val="20"/>
              </w:rPr>
              <w:t>Σ</w:t>
            </w:r>
            <w:r>
              <w:rPr>
                <w:sz w:val="20"/>
              </w:rPr>
              <w:t xml:space="preserve"> </w:t>
            </w:r>
            <w:r w:rsidRPr="003D1DA4">
              <w:rPr>
                <w:rFonts w:cstheme="minorHAnsi"/>
                <w:sz w:val="20"/>
              </w:rPr>
              <w:t>mort_coi(t</w:t>
            </w:r>
            <w:r>
              <w:rPr>
                <w:rFonts w:cstheme="minorHAnsi"/>
                <w:sz w:val="20"/>
              </w:rPr>
              <w:t>-k</w:t>
            </w:r>
            <w:r w:rsidRPr="003D1DA4">
              <w:rPr>
                <w:rFonts w:cstheme="minorHAnsi"/>
                <w:sz w:val="20"/>
              </w:rPr>
              <w:t>)</w:t>
            </w:r>
            <w:r>
              <w:rPr>
                <w:rFonts w:cstheme="minorHAnsi"/>
                <w:sz w:val="20"/>
              </w:rPr>
              <w:t xml:space="preserve"> for k =0 to N-1 where N is the corresponding consideration period</w:t>
            </w:r>
          </w:p>
        </w:tc>
        <w:tc>
          <w:tcPr>
            <w:tcW w:w="1366" w:type="dxa"/>
            <w:vAlign w:val="center"/>
          </w:tcPr>
          <w:p w14:paraId="11343AA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S1.32</w:t>
            </w:r>
          </w:p>
        </w:tc>
      </w:tr>
      <w:tr w:rsidR="00960B30" w:rsidRPr="007B39D7" w14:paraId="2E802789" w14:textId="77777777" w:rsidTr="00F308AF">
        <w:trPr>
          <w:cantSplit/>
        </w:trPr>
        <w:tc>
          <w:tcPr>
            <w:tcW w:w="670" w:type="dxa"/>
            <w:vAlign w:val="center"/>
          </w:tcPr>
          <w:p w14:paraId="0F0A79E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S1.75</w:t>
            </w:r>
          </w:p>
        </w:tc>
        <w:tc>
          <w:tcPr>
            <w:tcW w:w="2869" w:type="dxa"/>
            <w:vAlign w:val="center"/>
          </w:tcPr>
          <w:p w14:paraId="1FF380D7" w14:textId="77777777" w:rsidR="00960B30" w:rsidRPr="007B39D7" w:rsidRDefault="00960B30" w:rsidP="00960B30">
            <w:pPr>
              <w:jc w:val="left"/>
              <w:rPr>
                <w:rFonts w:cstheme="minorHAnsi"/>
                <w:sz w:val="20"/>
                <w:szCs w:val="20"/>
              </w:rPr>
            </w:pPr>
            <w:r w:rsidRPr="007B39D7">
              <w:rPr>
                <w:sz w:val="20"/>
                <w:szCs w:val="20"/>
              </w:rPr>
              <w:t>sb_acp</w:t>
            </w:r>
            <w:r w:rsidRPr="007B39D7">
              <w:rPr>
                <w:rFonts w:cstheme="minorHAnsi"/>
                <w:sz w:val="20"/>
                <w:szCs w:val="20"/>
              </w:rPr>
              <w:t>(t)</w:t>
            </w:r>
          </w:p>
        </w:tc>
        <w:tc>
          <w:tcPr>
            <w:tcW w:w="4111" w:type="dxa"/>
            <w:vAlign w:val="center"/>
          </w:tcPr>
          <w:p w14:paraId="5BA27D7D" w14:textId="77777777" w:rsidR="00960B30" w:rsidRDefault="00960B30" w:rsidP="00960B30">
            <w:pPr>
              <w:jc w:val="left"/>
              <w:rPr>
                <w:sz w:val="20"/>
              </w:rPr>
            </w:pPr>
            <w:r>
              <w:rPr>
                <w:sz w:val="20"/>
              </w:rPr>
              <w:t>In the bonus due month:</w:t>
            </w:r>
          </w:p>
          <w:p w14:paraId="03B505E5" w14:textId="77777777" w:rsidR="00960B30" w:rsidRDefault="00960B30" w:rsidP="00960B30">
            <w:pPr>
              <w:jc w:val="left"/>
              <w:rPr>
                <w:sz w:val="20"/>
              </w:rPr>
            </w:pPr>
            <w:r>
              <w:rPr>
                <w:sz w:val="20"/>
              </w:rPr>
              <w:t xml:space="preserve">sb_acp_pc(t)/100 </w:t>
            </w:r>
            <w:r w:rsidRPr="006667FA">
              <w:rPr>
                <w:sz w:val="20"/>
                <w:szCs w:val="20"/>
              </w:rPr>
              <w:t>×</w:t>
            </w:r>
            <w:r>
              <w:rPr>
                <w:sz w:val="20"/>
              </w:rPr>
              <w:t xml:space="preserve"> ACP</w:t>
            </w:r>
          </w:p>
          <w:p w14:paraId="52AFE1BB" w14:textId="77777777" w:rsidR="00960B30" w:rsidRPr="00513864" w:rsidRDefault="00960B30" w:rsidP="00960B30">
            <w:pPr>
              <w:jc w:val="left"/>
              <w:rPr>
                <w:sz w:val="20"/>
                <w:szCs w:val="20"/>
              </w:rPr>
            </w:pPr>
            <w:r>
              <w:rPr>
                <w:sz w:val="20"/>
              </w:rPr>
              <w:t>Otherwise: 0</w:t>
            </w:r>
          </w:p>
        </w:tc>
        <w:tc>
          <w:tcPr>
            <w:tcW w:w="1366" w:type="dxa"/>
            <w:vAlign w:val="center"/>
          </w:tcPr>
          <w:p w14:paraId="40739DF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S1.76</w:t>
            </w:r>
          </w:p>
        </w:tc>
      </w:tr>
      <w:tr w:rsidR="00960B30" w:rsidRPr="007B39D7" w14:paraId="52A83A0D" w14:textId="77777777" w:rsidTr="00F308AF">
        <w:trPr>
          <w:cantSplit/>
        </w:trPr>
        <w:tc>
          <w:tcPr>
            <w:tcW w:w="670" w:type="dxa"/>
            <w:vAlign w:val="center"/>
          </w:tcPr>
          <w:p w14:paraId="05797097"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S1.76</w:t>
            </w:r>
          </w:p>
        </w:tc>
        <w:tc>
          <w:tcPr>
            <w:tcW w:w="2869" w:type="dxa"/>
            <w:vAlign w:val="center"/>
          </w:tcPr>
          <w:p w14:paraId="1EE0FEB7" w14:textId="77777777" w:rsidR="00960B30" w:rsidRPr="007B39D7" w:rsidRDefault="00960B30" w:rsidP="00960B30">
            <w:pPr>
              <w:jc w:val="left"/>
              <w:rPr>
                <w:sz w:val="20"/>
                <w:szCs w:val="20"/>
              </w:rPr>
            </w:pPr>
            <w:r>
              <w:rPr>
                <w:sz w:val="20"/>
              </w:rPr>
              <w:t>sb_acp_pc(t)</w:t>
            </w:r>
          </w:p>
        </w:tc>
        <w:tc>
          <w:tcPr>
            <w:tcW w:w="4111" w:type="dxa"/>
            <w:vAlign w:val="center"/>
          </w:tcPr>
          <w:p w14:paraId="38986C40" w14:textId="77777777" w:rsidR="00960B30" w:rsidRDefault="00960B30" w:rsidP="00960B30">
            <w:pPr>
              <w:jc w:val="left"/>
              <w:rPr>
                <w:sz w:val="20"/>
              </w:rPr>
            </w:pPr>
            <w:r>
              <w:rPr>
                <w:sz w:val="20"/>
              </w:rPr>
              <w:t xml:space="preserve">The sb acp rate in month t looked up from </w:t>
            </w:r>
            <w:r w:rsidRPr="00AA7570">
              <w:rPr>
                <w:sz w:val="20"/>
              </w:rPr>
              <w:t>sb_acp_rate_tbl</w:t>
            </w:r>
          </w:p>
        </w:tc>
        <w:tc>
          <w:tcPr>
            <w:tcW w:w="1366" w:type="dxa"/>
            <w:vAlign w:val="center"/>
          </w:tcPr>
          <w:p w14:paraId="4A7DAED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794E265" w14:textId="77777777" w:rsidTr="00F308AF">
        <w:trPr>
          <w:cantSplit/>
        </w:trPr>
        <w:tc>
          <w:tcPr>
            <w:tcW w:w="670" w:type="dxa"/>
            <w:vAlign w:val="center"/>
          </w:tcPr>
          <w:p w14:paraId="1AC7F26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S1.77</w:t>
            </w:r>
          </w:p>
        </w:tc>
        <w:tc>
          <w:tcPr>
            <w:tcW w:w="2869" w:type="dxa"/>
            <w:vAlign w:val="center"/>
          </w:tcPr>
          <w:p w14:paraId="03ABC9B8" w14:textId="77777777" w:rsidR="00960B30" w:rsidRPr="007B39D7" w:rsidRDefault="00960B30" w:rsidP="00960B30">
            <w:pPr>
              <w:jc w:val="left"/>
              <w:rPr>
                <w:sz w:val="20"/>
                <w:szCs w:val="20"/>
              </w:rPr>
            </w:pPr>
            <w:r>
              <w:rPr>
                <w:sz w:val="20"/>
                <w:szCs w:val="20"/>
              </w:rPr>
              <w:t>tot_bonus(t)</w:t>
            </w:r>
          </w:p>
        </w:tc>
        <w:tc>
          <w:tcPr>
            <w:tcW w:w="4111" w:type="dxa"/>
            <w:vAlign w:val="center"/>
          </w:tcPr>
          <w:p w14:paraId="706638F6" w14:textId="77777777" w:rsidR="00960B30" w:rsidRDefault="00960B30" w:rsidP="00960B30">
            <w:pPr>
              <w:jc w:val="left"/>
              <w:rPr>
                <w:sz w:val="20"/>
                <w:szCs w:val="20"/>
              </w:rPr>
            </w:pPr>
            <w:r>
              <w:rPr>
                <w:sz w:val="20"/>
                <w:szCs w:val="20"/>
              </w:rPr>
              <w:t>(</w:t>
            </w:r>
            <w:r w:rsidRPr="00513864">
              <w:rPr>
                <w:sz w:val="20"/>
                <w:szCs w:val="20"/>
              </w:rPr>
              <w:t>basic_lb(t) + topup_lb(t) + sb_coi(t) + sb_acp(t)</w:t>
            </w:r>
            <w:r>
              <w:rPr>
                <w:sz w:val="20"/>
                <w:szCs w:val="20"/>
              </w:rPr>
              <w:t xml:space="preserve">) </w:t>
            </w:r>
          </w:p>
          <w:p w14:paraId="1CA41A26" w14:textId="77777777" w:rsidR="00960B30" w:rsidRPr="00513864" w:rsidRDefault="00960B30" w:rsidP="00960B30">
            <w:pPr>
              <w:jc w:val="left"/>
              <w:rPr>
                <w:sz w:val="20"/>
                <w:szCs w:val="20"/>
              </w:rPr>
            </w:pPr>
            <w:r w:rsidRPr="00513864">
              <w:rPr>
                <w:sz w:val="20"/>
                <w:szCs w:val="20"/>
              </w:rPr>
              <w:t>× is_inforce_</w:t>
            </w:r>
            <w:r>
              <w:rPr>
                <w:sz w:val="20"/>
                <w:szCs w:val="20"/>
              </w:rPr>
              <w:t>end</w:t>
            </w:r>
            <w:r w:rsidRPr="00513864">
              <w:rPr>
                <w:sz w:val="20"/>
                <w:szCs w:val="20"/>
              </w:rPr>
              <w:t>(t)</w:t>
            </w:r>
          </w:p>
        </w:tc>
        <w:tc>
          <w:tcPr>
            <w:tcW w:w="1366" w:type="dxa"/>
            <w:vAlign w:val="center"/>
          </w:tcPr>
          <w:p w14:paraId="5E8BE31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S1.66, S1.69, S1.72, S1.75, S1.2</w:t>
            </w:r>
          </w:p>
        </w:tc>
      </w:tr>
      <w:tr w:rsidR="00960B30" w:rsidRPr="007B39D7" w14:paraId="359C26AF" w14:textId="77777777" w:rsidTr="00F308AF">
        <w:trPr>
          <w:cantSplit/>
        </w:trPr>
        <w:tc>
          <w:tcPr>
            <w:tcW w:w="670" w:type="dxa"/>
            <w:vAlign w:val="center"/>
          </w:tcPr>
          <w:p w14:paraId="65BE172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S1.78</w:t>
            </w:r>
          </w:p>
        </w:tc>
        <w:tc>
          <w:tcPr>
            <w:tcW w:w="2869" w:type="dxa"/>
            <w:vAlign w:val="center"/>
          </w:tcPr>
          <w:p w14:paraId="488A300B" w14:textId="77777777" w:rsidR="00960B30" w:rsidRPr="007B39D7" w:rsidRDefault="00960B30" w:rsidP="00960B30">
            <w:pPr>
              <w:jc w:val="left"/>
              <w:rPr>
                <w:rFonts w:cstheme="minorHAnsi"/>
                <w:sz w:val="20"/>
                <w:szCs w:val="20"/>
              </w:rPr>
            </w:pPr>
            <w:r w:rsidRPr="007B39D7">
              <w:rPr>
                <w:rFonts w:cstheme="minorHAnsi"/>
                <w:sz w:val="20"/>
                <w:szCs w:val="20"/>
              </w:rPr>
              <w:t>bonus_alloc(t)</w:t>
            </w:r>
          </w:p>
        </w:tc>
        <w:tc>
          <w:tcPr>
            <w:tcW w:w="4111" w:type="dxa"/>
            <w:vAlign w:val="center"/>
          </w:tcPr>
          <w:p w14:paraId="7861F4C7" w14:textId="77777777" w:rsidR="00960B30" w:rsidRPr="00513864" w:rsidRDefault="00960B30" w:rsidP="00960B30">
            <w:pPr>
              <w:jc w:val="left"/>
              <w:rPr>
                <w:sz w:val="20"/>
                <w:szCs w:val="20"/>
              </w:rPr>
            </w:pPr>
            <w:r>
              <w:rPr>
                <w:sz w:val="20"/>
                <w:szCs w:val="20"/>
              </w:rPr>
              <w:t xml:space="preserve">tot_bonus(t) – </w:t>
            </w:r>
            <w:r w:rsidRPr="00C50AD7">
              <w:rPr>
                <w:sz w:val="20"/>
              </w:rPr>
              <w:t>bonus_dedncf_clrd(t)</w:t>
            </w:r>
          </w:p>
        </w:tc>
        <w:tc>
          <w:tcPr>
            <w:tcW w:w="1366" w:type="dxa"/>
            <w:vAlign w:val="center"/>
          </w:tcPr>
          <w:p w14:paraId="60F86DE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S1.77, S1.21</w:t>
            </w:r>
          </w:p>
        </w:tc>
      </w:tr>
      <w:tr w:rsidR="00960B30" w:rsidRPr="007B39D7" w14:paraId="595868AA" w14:textId="77777777" w:rsidTr="00F308AF">
        <w:trPr>
          <w:cantSplit/>
        </w:trPr>
        <w:tc>
          <w:tcPr>
            <w:tcW w:w="670" w:type="dxa"/>
            <w:vAlign w:val="center"/>
          </w:tcPr>
          <w:p w14:paraId="4284C82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S1.79</w:t>
            </w:r>
          </w:p>
        </w:tc>
        <w:tc>
          <w:tcPr>
            <w:tcW w:w="2869" w:type="dxa"/>
            <w:vAlign w:val="center"/>
          </w:tcPr>
          <w:p w14:paraId="7AFFBCC2" w14:textId="77777777" w:rsidR="00960B30" w:rsidRPr="007B39D7" w:rsidRDefault="00960B30" w:rsidP="00960B30">
            <w:pPr>
              <w:jc w:val="left"/>
              <w:rPr>
                <w:rFonts w:cstheme="minorHAnsi"/>
                <w:sz w:val="20"/>
                <w:szCs w:val="20"/>
              </w:rPr>
            </w:pPr>
            <w:r w:rsidRPr="007B39D7">
              <w:rPr>
                <w:sz w:val="20"/>
                <w:szCs w:val="20"/>
              </w:rPr>
              <w:t>bav_ab</w:t>
            </w:r>
            <w:r w:rsidRPr="007B39D7">
              <w:rPr>
                <w:rFonts w:cstheme="minorHAnsi"/>
                <w:sz w:val="20"/>
                <w:szCs w:val="20"/>
              </w:rPr>
              <w:t>(t)</w:t>
            </w:r>
          </w:p>
        </w:tc>
        <w:tc>
          <w:tcPr>
            <w:tcW w:w="4111" w:type="dxa"/>
            <w:vAlign w:val="center"/>
          </w:tcPr>
          <w:p w14:paraId="3FF965F2" w14:textId="77777777" w:rsidR="00960B30" w:rsidRPr="00513864" w:rsidRDefault="00960B30" w:rsidP="00960B30">
            <w:pPr>
              <w:jc w:val="left"/>
              <w:rPr>
                <w:sz w:val="20"/>
                <w:szCs w:val="20"/>
              </w:rPr>
            </w:pPr>
            <w:r w:rsidRPr="00513864">
              <w:rPr>
                <w:sz w:val="20"/>
                <w:szCs w:val="20"/>
              </w:rPr>
              <w:t>If t = 0, 0.</w:t>
            </w:r>
          </w:p>
          <w:p w14:paraId="5DC8DE56" w14:textId="77777777" w:rsidR="00960B30" w:rsidRPr="00513864" w:rsidRDefault="00960B30" w:rsidP="00960B30">
            <w:pPr>
              <w:jc w:val="left"/>
              <w:rPr>
                <w:sz w:val="20"/>
                <w:szCs w:val="20"/>
              </w:rPr>
            </w:pPr>
            <w:r w:rsidRPr="00513864">
              <w:rPr>
                <w:sz w:val="20"/>
                <w:szCs w:val="20"/>
              </w:rPr>
              <w:t>Else:</w:t>
            </w:r>
            <w:r>
              <w:rPr>
                <w:sz w:val="20"/>
                <w:szCs w:val="20"/>
              </w:rPr>
              <w:t xml:space="preserve"> </w:t>
            </w:r>
            <w:r>
              <w:rPr>
                <w:rFonts w:cstheme="minorHAnsi"/>
                <w:sz w:val="20"/>
              </w:rPr>
              <w:t>bav_a</w:t>
            </w:r>
            <w:r w:rsidRPr="007D2A5B">
              <w:rPr>
                <w:rFonts w:cstheme="minorHAnsi"/>
                <w:sz w:val="20"/>
              </w:rPr>
              <w:t>val_bb</w:t>
            </w:r>
            <w:r>
              <w:rPr>
                <w:rFonts w:cstheme="minorHAnsi"/>
                <w:sz w:val="20"/>
              </w:rPr>
              <w:t>(t)</w:t>
            </w:r>
          </w:p>
        </w:tc>
        <w:tc>
          <w:tcPr>
            <w:tcW w:w="1366" w:type="dxa"/>
            <w:vAlign w:val="center"/>
          </w:tcPr>
          <w:p w14:paraId="7E0678E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S1.58</w:t>
            </w:r>
          </w:p>
        </w:tc>
      </w:tr>
      <w:tr w:rsidR="00960B30" w:rsidRPr="007B39D7" w14:paraId="2BC75C67" w14:textId="77777777" w:rsidTr="00F308AF">
        <w:trPr>
          <w:cantSplit/>
        </w:trPr>
        <w:tc>
          <w:tcPr>
            <w:tcW w:w="670" w:type="dxa"/>
            <w:vAlign w:val="center"/>
          </w:tcPr>
          <w:p w14:paraId="2FB4379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S1.80</w:t>
            </w:r>
          </w:p>
        </w:tc>
        <w:tc>
          <w:tcPr>
            <w:tcW w:w="2869" w:type="dxa"/>
            <w:vAlign w:val="center"/>
          </w:tcPr>
          <w:p w14:paraId="2FC69DE3" w14:textId="77777777" w:rsidR="00960B30" w:rsidRPr="007B39D7" w:rsidRDefault="00960B30" w:rsidP="00960B30">
            <w:pPr>
              <w:jc w:val="left"/>
              <w:rPr>
                <w:rFonts w:cstheme="minorHAnsi"/>
                <w:sz w:val="20"/>
                <w:szCs w:val="20"/>
              </w:rPr>
            </w:pPr>
            <w:r w:rsidRPr="007B39D7">
              <w:rPr>
                <w:sz w:val="20"/>
                <w:szCs w:val="20"/>
              </w:rPr>
              <w:t>tuav_ab</w:t>
            </w:r>
            <w:r w:rsidRPr="007B39D7">
              <w:rPr>
                <w:rFonts w:cstheme="minorHAnsi"/>
                <w:sz w:val="20"/>
                <w:szCs w:val="20"/>
              </w:rPr>
              <w:t>(t)</w:t>
            </w:r>
          </w:p>
        </w:tc>
        <w:tc>
          <w:tcPr>
            <w:tcW w:w="4111" w:type="dxa"/>
            <w:vAlign w:val="center"/>
          </w:tcPr>
          <w:p w14:paraId="71A3E01C" w14:textId="77777777" w:rsidR="00960B30" w:rsidRPr="00513864" w:rsidRDefault="00960B30" w:rsidP="00960B30">
            <w:pPr>
              <w:jc w:val="left"/>
              <w:rPr>
                <w:sz w:val="20"/>
                <w:szCs w:val="20"/>
              </w:rPr>
            </w:pPr>
            <w:r w:rsidRPr="00513864">
              <w:rPr>
                <w:sz w:val="20"/>
                <w:szCs w:val="20"/>
              </w:rPr>
              <w:t>If t = 0, 0.</w:t>
            </w:r>
          </w:p>
          <w:p w14:paraId="36D9796D" w14:textId="77777777" w:rsidR="00960B30" w:rsidRPr="00513864" w:rsidRDefault="00960B30" w:rsidP="00960B30">
            <w:pPr>
              <w:jc w:val="left"/>
              <w:rPr>
                <w:sz w:val="20"/>
                <w:szCs w:val="20"/>
              </w:rPr>
            </w:pPr>
            <w:r w:rsidRPr="00513864">
              <w:rPr>
                <w:sz w:val="20"/>
                <w:szCs w:val="20"/>
              </w:rPr>
              <w:t>Else:</w:t>
            </w:r>
            <w:r>
              <w:rPr>
                <w:sz w:val="20"/>
                <w:szCs w:val="20"/>
              </w:rPr>
              <w:t xml:space="preserve"> </w:t>
            </w:r>
            <w:r>
              <w:rPr>
                <w:rFonts w:cstheme="minorHAnsi"/>
                <w:sz w:val="20"/>
              </w:rPr>
              <w:t>tuav_a</w:t>
            </w:r>
            <w:r w:rsidRPr="007D2A5B">
              <w:rPr>
                <w:rFonts w:cstheme="minorHAnsi"/>
                <w:sz w:val="20"/>
              </w:rPr>
              <w:t>val_bb</w:t>
            </w:r>
            <w:r>
              <w:rPr>
                <w:rFonts w:cstheme="minorHAnsi"/>
                <w:sz w:val="20"/>
              </w:rPr>
              <w:t xml:space="preserve">(t) + </w:t>
            </w:r>
            <w:r>
              <w:rPr>
                <w:rFonts w:cstheme="minorHAnsi"/>
                <w:sz w:val="20"/>
                <w:szCs w:val="20"/>
              </w:rPr>
              <w:t>bonus_alloc(t)</w:t>
            </w:r>
          </w:p>
        </w:tc>
        <w:tc>
          <w:tcPr>
            <w:tcW w:w="1366" w:type="dxa"/>
            <w:vAlign w:val="center"/>
          </w:tcPr>
          <w:p w14:paraId="501409C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S1.59, S1.78</w:t>
            </w:r>
          </w:p>
        </w:tc>
      </w:tr>
      <w:tr w:rsidR="00960B30" w:rsidRPr="007B39D7" w14:paraId="60BA6032" w14:textId="77777777" w:rsidTr="00F308AF">
        <w:trPr>
          <w:cantSplit/>
        </w:trPr>
        <w:tc>
          <w:tcPr>
            <w:tcW w:w="670" w:type="dxa"/>
            <w:vAlign w:val="center"/>
          </w:tcPr>
          <w:p w14:paraId="1A3097B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S1.81</w:t>
            </w:r>
          </w:p>
        </w:tc>
        <w:tc>
          <w:tcPr>
            <w:tcW w:w="2869" w:type="dxa"/>
            <w:vAlign w:val="center"/>
          </w:tcPr>
          <w:p w14:paraId="5539E99A" w14:textId="77777777" w:rsidR="00960B30" w:rsidRDefault="00960B30" w:rsidP="00960B30">
            <w:pPr>
              <w:jc w:val="left"/>
              <w:rPr>
                <w:rFonts w:ascii="Calibri" w:hAnsi="Calibri" w:cs="Calibri"/>
                <w:color w:val="000000"/>
                <w:sz w:val="20"/>
                <w:szCs w:val="20"/>
              </w:rPr>
            </w:pPr>
            <w:r>
              <w:rPr>
                <w:rFonts w:ascii="Calibri" w:hAnsi="Calibri" w:cs="Calibri"/>
                <w:color w:val="000000"/>
                <w:sz w:val="20"/>
                <w:szCs w:val="20"/>
              </w:rPr>
              <w:t>av_ab(t)</w:t>
            </w:r>
          </w:p>
        </w:tc>
        <w:tc>
          <w:tcPr>
            <w:tcW w:w="4111" w:type="dxa"/>
            <w:vAlign w:val="center"/>
          </w:tcPr>
          <w:p w14:paraId="29C39EC6" w14:textId="77777777" w:rsidR="00960B30" w:rsidRDefault="00960B30" w:rsidP="00960B30">
            <w:pPr>
              <w:rPr>
                <w:rFonts w:ascii="Calibri" w:hAnsi="Calibri" w:cs="Calibri"/>
                <w:color w:val="000000"/>
                <w:sz w:val="20"/>
                <w:szCs w:val="20"/>
              </w:rPr>
            </w:pPr>
            <w:r>
              <w:rPr>
                <w:rFonts w:ascii="Calibri" w:hAnsi="Calibri" w:cs="Calibri"/>
                <w:color w:val="000000"/>
                <w:sz w:val="20"/>
                <w:szCs w:val="20"/>
              </w:rPr>
              <w:t>bav_ab(t) + tuav_ab(t)</w:t>
            </w:r>
          </w:p>
        </w:tc>
        <w:tc>
          <w:tcPr>
            <w:tcW w:w="1366" w:type="dxa"/>
            <w:vAlign w:val="center"/>
          </w:tcPr>
          <w:p w14:paraId="50AEE60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S1.79, S1.80</w:t>
            </w:r>
          </w:p>
        </w:tc>
      </w:tr>
    </w:tbl>
    <w:p w14:paraId="690941F7" w14:textId="77777777" w:rsidR="001161E4" w:rsidRPr="002D708D" w:rsidRDefault="001161E4" w:rsidP="001161E4"/>
    <w:p w14:paraId="23349ED6" w14:textId="77777777" w:rsidR="001161E4" w:rsidRDefault="00C823D6" w:rsidP="00502518">
      <w:pPr>
        <w:pStyle w:val="Heading3"/>
      </w:pPr>
      <w:r>
        <w:t>Detailed variable descriptions</w:t>
      </w:r>
    </w:p>
    <w:tbl>
      <w:tblPr>
        <w:tblStyle w:val="TableGrid"/>
        <w:tblW w:w="5000" w:type="pct"/>
        <w:tblLook w:val="04A0" w:firstRow="1" w:lastRow="0" w:firstColumn="1" w:lastColumn="0" w:noHBand="0" w:noVBand="1"/>
      </w:tblPr>
      <w:tblGrid>
        <w:gridCol w:w="663"/>
        <w:gridCol w:w="2869"/>
        <w:gridCol w:w="4778"/>
        <w:gridCol w:w="706"/>
      </w:tblGrid>
      <w:tr w:rsidR="004961E1" w:rsidRPr="007B39D7" w14:paraId="41873BE4" w14:textId="77777777" w:rsidTr="007379C5">
        <w:trPr>
          <w:tblHeader/>
        </w:trPr>
        <w:tc>
          <w:tcPr>
            <w:tcW w:w="368" w:type="pct"/>
            <w:vAlign w:val="center"/>
          </w:tcPr>
          <w:p w14:paraId="34BE461E" w14:textId="77777777" w:rsidR="004961E1" w:rsidRPr="00187EC7" w:rsidRDefault="004961E1" w:rsidP="00E811E0">
            <w:pPr>
              <w:jc w:val="left"/>
              <w:rPr>
                <w:b/>
                <w:sz w:val="20"/>
                <w:szCs w:val="20"/>
              </w:rPr>
            </w:pPr>
            <w:r w:rsidRPr="00187EC7">
              <w:rPr>
                <w:b/>
                <w:sz w:val="20"/>
                <w:szCs w:val="20"/>
              </w:rPr>
              <w:t>Step</w:t>
            </w:r>
          </w:p>
        </w:tc>
        <w:tc>
          <w:tcPr>
            <w:tcW w:w="1591" w:type="pct"/>
            <w:vAlign w:val="center"/>
          </w:tcPr>
          <w:p w14:paraId="0294C697" w14:textId="77777777" w:rsidR="004961E1" w:rsidRPr="007B39D7" w:rsidRDefault="004961E1" w:rsidP="00E811E0">
            <w:pPr>
              <w:jc w:val="left"/>
              <w:rPr>
                <w:b/>
                <w:sz w:val="20"/>
                <w:szCs w:val="20"/>
              </w:rPr>
            </w:pPr>
            <w:r w:rsidRPr="007B39D7">
              <w:rPr>
                <w:b/>
                <w:sz w:val="20"/>
                <w:szCs w:val="20"/>
              </w:rPr>
              <w:t>Variable</w:t>
            </w:r>
          </w:p>
        </w:tc>
        <w:tc>
          <w:tcPr>
            <w:tcW w:w="2650" w:type="pct"/>
            <w:vAlign w:val="center"/>
          </w:tcPr>
          <w:p w14:paraId="20935298" w14:textId="77777777" w:rsidR="004961E1" w:rsidRPr="00513864" w:rsidRDefault="004961E1" w:rsidP="00E811E0">
            <w:pPr>
              <w:jc w:val="left"/>
              <w:rPr>
                <w:b/>
                <w:sz w:val="20"/>
                <w:szCs w:val="20"/>
              </w:rPr>
            </w:pPr>
            <w:r>
              <w:rPr>
                <w:b/>
                <w:sz w:val="20"/>
                <w:szCs w:val="20"/>
              </w:rPr>
              <w:t>Descriptions</w:t>
            </w:r>
          </w:p>
        </w:tc>
        <w:tc>
          <w:tcPr>
            <w:tcW w:w="392" w:type="pct"/>
            <w:vAlign w:val="center"/>
          </w:tcPr>
          <w:p w14:paraId="4ED44C7D" w14:textId="77777777" w:rsidR="004961E1" w:rsidRDefault="004961E1" w:rsidP="007379C5">
            <w:pPr>
              <w:jc w:val="left"/>
              <w:rPr>
                <w:b/>
                <w:sz w:val="20"/>
                <w:szCs w:val="20"/>
              </w:rPr>
            </w:pPr>
            <w:r>
              <w:rPr>
                <w:b/>
                <w:sz w:val="20"/>
                <w:szCs w:val="20"/>
              </w:rPr>
              <w:t>Notes</w:t>
            </w:r>
          </w:p>
        </w:tc>
      </w:tr>
      <w:tr w:rsidR="004961E1" w:rsidRPr="007B39D7" w14:paraId="202F13DD" w14:textId="77777777" w:rsidTr="007379C5">
        <w:trPr>
          <w:cantSplit/>
        </w:trPr>
        <w:tc>
          <w:tcPr>
            <w:tcW w:w="368" w:type="pct"/>
            <w:vAlign w:val="center"/>
          </w:tcPr>
          <w:p w14:paraId="7C11638E"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S1.1</w:t>
            </w:r>
          </w:p>
        </w:tc>
        <w:tc>
          <w:tcPr>
            <w:tcW w:w="1591" w:type="pct"/>
            <w:vAlign w:val="center"/>
          </w:tcPr>
          <w:p w14:paraId="42253499" w14:textId="77777777" w:rsidR="004961E1" w:rsidRPr="007B39D7" w:rsidRDefault="004961E1" w:rsidP="00E811E0">
            <w:pPr>
              <w:jc w:val="left"/>
              <w:rPr>
                <w:sz w:val="20"/>
                <w:szCs w:val="20"/>
              </w:rPr>
            </w:pPr>
            <w:r>
              <w:rPr>
                <w:sz w:val="20"/>
                <w:szCs w:val="20"/>
              </w:rPr>
              <w:t>is_inforce_bgn(t)</w:t>
            </w:r>
          </w:p>
        </w:tc>
        <w:tc>
          <w:tcPr>
            <w:tcW w:w="2650" w:type="pct"/>
            <w:vAlign w:val="center"/>
          </w:tcPr>
          <w:p w14:paraId="285FAEB8" w14:textId="77777777" w:rsidR="004961E1" w:rsidRPr="00513864" w:rsidRDefault="004961E1" w:rsidP="00E811E0">
            <w:pPr>
              <w:jc w:val="left"/>
              <w:rPr>
                <w:sz w:val="20"/>
                <w:szCs w:val="20"/>
              </w:rPr>
            </w:pPr>
            <w:r>
              <w:rPr>
                <w:sz w:val="20"/>
                <w:szCs w:val="20"/>
              </w:rPr>
              <w:t>Check if the policy is still inforce at the beginning of the month</w:t>
            </w:r>
          </w:p>
        </w:tc>
        <w:tc>
          <w:tcPr>
            <w:tcW w:w="392" w:type="pct"/>
            <w:vAlign w:val="center"/>
          </w:tcPr>
          <w:p w14:paraId="79BE9A36" w14:textId="77777777" w:rsidR="004961E1" w:rsidRDefault="004961E1" w:rsidP="007379C5">
            <w:pPr>
              <w:jc w:val="left"/>
              <w:rPr>
                <w:sz w:val="20"/>
                <w:szCs w:val="20"/>
              </w:rPr>
            </w:pPr>
          </w:p>
        </w:tc>
      </w:tr>
      <w:tr w:rsidR="004961E1" w:rsidRPr="007B39D7" w14:paraId="463BEEB2" w14:textId="77777777" w:rsidTr="007379C5">
        <w:trPr>
          <w:cantSplit/>
        </w:trPr>
        <w:tc>
          <w:tcPr>
            <w:tcW w:w="368" w:type="pct"/>
            <w:vAlign w:val="center"/>
          </w:tcPr>
          <w:p w14:paraId="4919BDB5"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S1.2</w:t>
            </w:r>
          </w:p>
        </w:tc>
        <w:tc>
          <w:tcPr>
            <w:tcW w:w="1591" w:type="pct"/>
            <w:vAlign w:val="center"/>
          </w:tcPr>
          <w:p w14:paraId="7B8F99F9" w14:textId="77777777" w:rsidR="004961E1" w:rsidRPr="007B39D7" w:rsidRDefault="004961E1" w:rsidP="00E811E0">
            <w:pPr>
              <w:jc w:val="left"/>
              <w:rPr>
                <w:sz w:val="20"/>
                <w:szCs w:val="20"/>
              </w:rPr>
            </w:pPr>
            <w:r>
              <w:rPr>
                <w:sz w:val="20"/>
                <w:szCs w:val="20"/>
              </w:rPr>
              <w:t>is_inforce_end(t)</w:t>
            </w:r>
          </w:p>
        </w:tc>
        <w:tc>
          <w:tcPr>
            <w:tcW w:w="2650" w:type="pct"/>
            <w:vAlign w:val="center"/>
          </w:tcPr>
          <w:p w14:paraId="4F12E1C3" w14:textId="77777777" w:rsidR="004961E1" w:rsidRDefault="004961E1" w:rsidP="00D74154">
            <w:pPr>
              <w:jc w:val="left"/>
              <w:rPr>
                <w:sz w:val="20"/>
                <w:szCs w:val="20"/>
              </w:rPr>
            </w:pPr>
            <w:r>
              <w:rPr>
                <w:sz w:val="20"/>
                <w:szCs w:val="20"/>
              </w:rPr>
              <w:t>Check if the policy is still inforce at the end of the month.</w:t>
            </w:r>
          </w:p>
          <w:p w14:paraId="226BDCDE" w14:textId="77777777" w:rsidR="004961E1" w:rsidRDefault="004961E1" w:rsidP="00D74154">
            <w:pPr>
              <w:jc w:val="left"/>
              <w:rPr>
                <w:sz w:val="20"/>
                <w:szCs w:val="20"/>
              </w:rPr>
            </w:pPr>
            <w:r>
              <w:rPr>
                <w:sz w:val="20"/>
                <w:szCs w:val="20"/>
              </w:rPr>
              <w:t>The policy will terminate if either of the following conditions satisfy:</w:t>
            </w:r>
          </w:p>
          <w:p w14:paraId="1F050120" w14:textId="77777777" w:rsidR="004961E1" w:rsidRDefault="004961E1" w:rsidP="00D74154">
            <w:pPr>
              <w:pStyle w:val="ListParagraph"/>
              <w:numPr>
                <w:ilvl w:val="0"/>
                <w:numId w:val="10"/>
              </w:numPr>
              <w:jc w:val="left"/>
              <w:rPr>
                <w:sz w:val="20"/>
                <w:szCs w:val="20"/>
              </w:rPr>
            </w:pPr>
            <w:r>
              <w:rPr>
                <w:sz w:val="20"/>
                <w:szCs w:val="20"/>
              </w:rPr>
              <w:t>The policy matures (t &gt; policy term in months)</w:t>
            </w:r>
          </w:p>
          <w:p w14:paraId="1E08DF40" w14:textId="77777777" w:rsidR="009A5611" w:rsidRPr="009C7A4F" w:rsidRDefault="004961E1" w:rsidP="00D4712A">
            <w:pPr>
              <w:pStyle w:val="ListParagraph"/>
              <w:numPr>
                <w:ilvl w:val="0"/>
                <w:numId w:val="10"/>
              </w:numPr>
              <w:jc w:val="left"/>
              <w:rPr>
                <w:sz w:val="20"/>
                <w:szCs w:val="20"/>
              </w:rPr>
            </w:pPr>
            <w:r>
              <w:rPr>
                <w:sz w:val="20"/>
                <w:szCs w:val="20"/>
              </w:rPr>
              <w:t xml:space="preserve">The account value is not sufficient to perform the monthly deductions </w:t>
            </w:r>
            <w:r w:rsidR="00D4712A" w:rsidRPr="00D4712A">
              <w:rPr>
                <w:sz w:val="20"/>
                <w:szCs w:val="20"/>
              </w:rPr>
              <w:t xml:space="preserve">and remains zero for 2 full consecutive months after the </w:t>
            </w:r>
            <w:r w:rsidR="00AF5832">
              <w:rPr>
                <w:sz w:val="20"/>
                <w:szCs w:val="20"/>
              </w:rPr>
              <w:t>no-lapse</w:t>
            </w:r>
            <w:r w:rsidR="00D4712A" w:rsidRPr="00D4712A">
              <w:rPr>
                <w:sz w:val="20"/>
                <w:szCs w:val="20"/>
              </w:rPr>
              <w:t xml:space="preserve"> guarantee period, i.e., av_ad(t), av_ad(t</w:t>
            </w:r>
            <w:r w:rsidR="00D4712A">
              <w:rPr>
                <w:sz w:val="20"/>
                <w:szCs w:val="20"/>
              </w:rPr>
              <w:t>-1) and av_ad(t-2) are all zero</w:t>
            </w:r>
            <w:r>
              <w:rPr>
                <w:sz w:val="20"/>
                <w:szCs w:val="20"/>
              </w:rPr>
              <w:t xml:space="preserve">. </w:t>
            </w:r>
          </w:p>
        </w:tc>
        <w:tc>
          <w:tcPr>
            <w:tcW w:w="392" w:type="pct"/>
            <w:vAlign w:val="center"/>
          </w:tcPr>
          <w:p w14:paraId="55695DAF" w14:textId="77777777" w:rsidR="004961E1" w:rsidRDefault="004961E1" w:rsidP="007379C5">
            <w:pPr>
              <w:jc w:val="left"/>
              <w:rPr>
                <w:sz w:val="20"/>
                <w:szCs w:val="20"/>
              </w:rPr>
            </w:pPr>
          </w:p>
        </w:tc>
      </w:tr>
      <w:tr w:rsidR="004961E1" w:rsidRPr="007B39D7" w14:paraId="1428A050" w14:textId="77777777" w:rsidTr="007379C5">
        <w:trPr>
          <w:cantSplit/>
        </w:trPr>
        <w:tc>
          <w:tcPr>
            <w:tcW w:w="368" w:type="pct"/>
            <w:vAlign w:val="center"/>
          </w:tcPr>
          <w:p w14:paraId="044100A1"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S1.3</w:t>
            </w:r>
          </w:p>
        </w:tc>
        <w:tc>
          <w:tcPr>
            <w:tcW w:w="1591" w:type="pct"/>
            <w:vAlign w:val="center"/>
          </w:tcPr>
          <w:p w14:paraId="4CC1CB6C" w14:textId="77777777" w:rsidR="004961E1" w:rsidRDefault="004961E1" w:rsidP="00E811E0">
            <w:pPr>
              <w:jc w:val="left"/>
              <w:rPr>
                <w:sz w:val="20"/>
                <w:szCs w:val="20"/>
              </w:rPr>
            </w:pPr>
            <w:r>
              <w:rPr>
                <w:sz w:val="20"/>
                <w:szCs w:val="20"/>
              </w:rPr>
              <w:t>nlg_period</w:t>
            </w:r>
          </w:p>
        </w:tc>
        <w:tc>
          <w:tcPr>
            <w:tcW w:w="2650" w:type="pct"/>
            <w:vAlign w:val="center"/>
          </w:tcPr>
          <w:p w14:paraId="41A5CB25" w14:textId="77777777" w:rsidR="004961E1" w:rsidRPr="00513864" w:rsidRDefault="00AF5832" w:rsidP="00E811E0">
            <w:pPr>
              <w:jc w:val="left"/>
              <w:rPr>
                <w:sz w:val="20"/>
                <w:szCs w:val="20"/>
              </w:rPr>
            </w:pPr>
            <w:r>
              <w:rPr>
                <w:sz w:val="20"/>
                <w:szCs w:val="20"/>
              </w:rPr>
              <w:t>No-lapse</w:t>
            </w:r>
            <w:r w:rsidR="004961E1">
              <w:rPr>
                <w:sz w:val="20"/>
                <w:szCs w:val="20"/>
              </w:rPr>
              <w:t xml:space="preserve"> guarantee period in months</w:t>
            </w:r>
          </w:p>
        </w:tc>
        <w:tc>
          <w:tcPr>
            <w:tcW w:w="392" w:type="pct"/>
            <w:vAlign w:val="center"/>
          </w:tcPr>
          <w:p w14:paraId="106F2D46" w14:textId="77777777" w:rsidR="004961E1" w:rsidRDefault="004961E1" w:rsidP="007379C5">
            <w:pPr>
              <w:jc w:val="left"/>
              <w:rPr>
                <w:sz w:val="20"/>
                <w:szCs w:val="20"/>
              </w:rPr>
            </w:pPr>
          </w:p>
        </w:tc>
      </w:tr>
      <w:tr w:rsidR="004961E1" w:rsidRPr="007B39D7" w14:paraId="7F4A25CF" w14:textId="77777777" w:rsidTr="007379C5">
        <w:trPr>
          <w:cantSplit/>
        </w:trPr>
        <w:tc>
          <w:tcPr>
            <w:tcW w:w="368" w:type="pct"/>
            <w:vAlign w:val="center"/>
          </w:tcPr>
          <w:p w14:paraId="759AD448"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S1.4</w:t>
            </w:r>
          </w:p>
        </w:tc>
        <w:tc>
          <w:tcPr>
            <w:tcW w:w="1591" w:type="pct"/>
            <w:vAlign w:val="center"/>
          </w:tcPr>
          <w:p w14:paraId="4FCEC956" w14:textId="77777777" w:rsidR="004961E1" w:rsidRPr="007B39D7" w:rsidRDefault="004961E1" w:rsidP="00E811E0">
            <w:pPr>
              <w:jc w:val="left"/>
              <w:rPr>
                <w:sz w:val="20"/>
                <w:szCs w:val="20"/>
              </w:rPr>
            </w:pPr>
            <w:r w:rsidRPr="007B39D7">
              <w:rPr>
                <w:sz w:val="20"/>
                <w:szCs w:val="20"/>
              </w:rPr>
              <w:t>basic_prem_pp(t)</w:t>
            </w:r>
          </w:p>
        </w:tc>
        <w:tc>
          <w:tcPr>
            <w:tcW w:w="2650" w:type="pct"/>
            <w:vAlign w:val="center"/>
          </w:tcPr>
          <w:p w14:paraId="4B0ED9C2" w14:textId="7DA3304D" w:rsidR="004961E1" w:rsidRPr="00513864" w:rsidRDefault="004961E1" w:rsidP="00D74154">
            <w:pPr>
              <w:jc w:val="left"/>
              <w:rPr>
                <w:sz w:val="20"/>
                <w:szCs w:val="20"/>
              </w:rPr>
            </w:pPr>
            <w:r>
              <w:rPr>
                <w:sz w:val="20"/>
                <w:szCs w:val="20"/>
              </w:rPr>
              <w:t>Basic premium income incurred in month t. This is calculated</w:t>
            </w:r>
            <w:r w:rsidR="00963FFD">
              <w:rPr>
                <w:sz w:val="20"/>
                <w:szCs w:val="20"/>
              </w:rPr>
              <w:t xml:space="preserve"> as </w:t>
            </w:r>
            <w:r w:rsidR="007E458F">
              <w:rPr>
                <w:sz w:val="20"/>
                <w:szCs w:val="20"/>
              </w:rPr>
              <w:t>(</w:t>
            </w:r>
            <w:r w:rsidR="00963FFD">
              <w:rPr>
                <w:sz w:val="20"/>
                <w:szCs w:val="20"/>
              </w:rPr>
              <w:t>ACP/</w:t>
            </w:r>
            <w:r w:rsidR="007E458F" w:rsidRPr="00513864">
              <w:rPr>
                <w:sz w:val="20"/>
                <w:szCs w:val="20"/>
              </w:rPr>
              <w:t>number of installments</w:t>
            </w:r>
            <w:r w:rsidR="007E458F">
              <w:rPr>
                <w:sz w:val="20"/>
                <w:szCs w:val="20"/>
              </w:rPr>
              <w:t xml:space="preserve"> of ACP</w:t>
            </w:r>
            <w:r w:rsidR="007E458F" w:rsidRPr="00513864">
              <w:rPr>
                <w:sz w:val="20"/>
                <w:szCs w:val="20"/>
              </w:rPr>
              <w:t xml:space="preserve"> in a year</w:t>
            </w:r>
            <w:r w:rsidR="007E458F">
              <w:rPr>
                <w:sz w:val="20"/>
                <w:szCs w:val="20"/>
              </w:rPr>
              <w:t>)</w:t>
            </w:r>
            <w:r w:rsidR="007E458F" w:rsidRPr="00513864">
              <w:rPr>
                <w:sz w:val="20"/>
                <w:szCs w:val="20"/>
              </w:rPr>
              <w:t xml:space="preserve"> </w:t>
            </w:r>
            <w:r w:rsidR="007E458F">
              <w:rPr>
                <w:sz w:val="20"/>
                <w:szCs w:val="20"/>
              </w:rPr>
              <w:t>for a premium due month that is within the premium term.</w:t>
            </w:r>
          </w:p>
        </w:tc>
        <w:tc>
          <w:tcPr>
            <w:tcW w:w="392" w:type="pct"/>
            <w:vAlign w:val="center"/>
          </w:tcPr>
          <w:p w14:paraId="13C4C870" w14:textId="77777777" w:rsidR="004961E1" w:rsidRDefault="004961E1" w:rsidP="007379C5">
            <w:pPr>
              <w:jc w:val="left"/>
              <w:rPr>
                <w:sz w:val="20"/>
                <w:szCs w:val="20"/>
              </w:rPr>
            </w:pPr>
          </w:p>
        </w:tc>
      </w:tr>
      <w:tr w:rsidR="004961E1" w:rsidRPr="007B39D7" w14:paraId="1EE407D5" w14:textId="77777777" w:rsidTr="007379C5">
        <w:trPr>
          <w:cantSplit/>
        </w:trPr>
        <w:tc>
          <w:tcPr>
            <w:tcW w:w="368" w:type="pct"/>
            <w:vAlign w:val="center"/>
          </w:tcPr>
          <w:p w14:paraId="5A996E15"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S1.5</w:t>
            </w:r>
          </w:p>
        </w:tc>
        <w:tc>
          <w:tcPr>
            <w:tcW w:w="1591" w:type="pct"/>
            <w:vAlign w:val="center"/>
          </w:tcPr>
          <w:p w14:paraId="4B210D72" w14:textId="77777777" w:rsidR="004961E1" w:rsidRPr="007B39D7" w:rsidRDefault="004961E1" w:rsidP="00E811E0">
            <w:pPr>
              <w:jc w:val="left"/>
              <w:rPr>
                <w:sz w:val="20"/>
                <w:szCs w:val="20"/>
              </w:rPr>
            </w:pPr>
            <w:r w:rsidRPr="007B39D7">
              <w:rPr>
                <w:rFonts w:cstheme="minorHAnsi"/>
                <w:sz w:val="20"/>
                <w:szCs w:val="20"/>
              </w:rPr>
              <w:t>topup_prem_pp(t)</w:t>
            </w:r>
          </w:p>
        </w:tc>
        <w:tc>
          <w:tcPr>
            <w:tcW w:w="2650" w:type="pct"/>
            <w:vAlign w:val="center"/>
          </w:tcPr>
          <w:p w14:paraId="4E0DA4E1" w14:textId="0F150698" w:rsidR="004961E1" w:rsidRPr="00513864" w:rsidRDefault="004961E1" w:rsidP="00E811E0">
            <w:pPr>
              <w:jc w:val="left"/>
              <w:rPr>
                <w:sz w:val="20"/>
                <w:szCs w:val="20"/>
              </w:rPr>
            </w:pPr>
            <w:r>
              <w:rPr>
                <w:sz w:val="20"/>
                <w:szCs w:val="20"/>
              </w:rPr>
              <w:t xml:space="preserve">Top-up premium income incurred in month t. </w:t>
            </w:r>
            <w:r w:rsidR="007E458F">
              <w:rPr>
                <w:sz w:val="20"/>
                <w:szCs w:val="20"/>
              </w:rPr>
              <w:t>This is calculated as (ATP/</w:t>
            </w:r>
            <w:r w:rsidR="007E458F" w:rsidRPr="00513864">
              <w:rPr>
                <w:sz w:val="20"/>
                <w:szCs w:val="20"/>
              </w:rPr>
              <w:t>number of installments</w:t>
            </w:r>
            <w:r w:rsidR="007E458F">
              <w:rPr>
                <w:sz w:val="20"/>
                <w:szCs w:val="20"/>
              </w:rPr>
              <w:t xml:space="preserve"> of ATP</w:t>
            </w:r>
            <w:r w:rsidR="007E458F" w:rsidRPr="00513864">
              <w:rPr>
                <w:sz w:val="20"/>
                <w:szCs w:val="20"/>
              </w:rPr>
              <w:t xml:space="preserve"> in a year</w:t>
            </w:r>
            <w:r w:rsidR="007E458F">
              <w:rPr>
                <w:sz w:val="20"/>
                <w:szCs w:val="20"/>
              </w:rPr>
              <w:t>)</w:t>
            </w:r>
            <w:r w:rsidR="007E458F" w:rsidRPr="00513864">
              <w:rPr>
                <w:sz w:val="20"/>
                <w:szCs w:val="20"/>
              </w:rPr>
              <w:t xml:space="preserve"> </w:t>
            </w:r>
            <w:r w:rsidR="007E458F">
              <w:rPr>
                <w:sz w:val="20"/>
                <w:szCs w:val="20"/>
              </w:rPr>
              <w:t>for a top-up due month that is within the top-up term.</w:t>
            </w:r>
          </w:p>
        </w:tc>
        <w:tc>
          <w:tcPr>
            <w:tcW w:w="392" w:type="pct"/>
            <w:vAlign w:val="center"/>
          </w:tcPr>
          <w:p w14:paraId="7C7B3D1A" w14:textId="77777777" w:rsidR="004961E1" w:rsidRDefault="004961E1" w:rsidP="007379C5">
            <w:pPr>
              <w:jc w:val="left"/>
              <w:rPr>
                <w:sz w:val="20"/>
                <w:szCs w:val="20"/>
              </w:rPr>
            </w:pPr>
          </w:p>
        </w:tc>
      </w:tr>
      <w:tr w:rsidR="004961E1" w:rsidRPr="007B39D7" w14:paraId="4FBC8411" w14:textId="77777777" w:rsidTr="007379C5">
        <w:trPr>
          <w:cantSplit/>
        </w:trPr>
        <w:tc>
          <w:tcPr>
            <w:tcW w:w="368" w:type="pct"/>
            <w:vAlign w:val="center"/>
          </w:tcPr>
          <w:p w14:paraId="2D0D33BF"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S1.6</w:t>
            </w:r>
          </w:p>
        </w:tc>
        <w:tc>
          <w:tcPr>
            <w:tcW w:w="1591" w:type="pct"/>
            <w:vAlign w:val="center"/>
          </w:tcPr>
          <w:p w14:paraId="6E86F728" w14:textId="77777777" w:rsidR="004961E1" w:rsidRPr="007B39D7" w:rsidRDefault="004961E1" w:rsidP="00E811E0">
            <w:pPr>
              <w:jc w:val="left"/>
              <w:rPr>
                <w:sz w:val="20"/>
                <w:szCs w:val="20"/>
              </w:rPr>
            </w:pPr>
            <w:r w:rsidRPr="007B39D7">
              <w:rPr>
                <w:rFonts w:cstheme="minorHAnsi"/>
                <w:sz w:val="20"/>
                <w:szCs w:val="20"/>
              </w:rPr>
              <w:t>basic_alloc_chg_pp(t)</w:t>
            </w:r>
          </w:p>
        </w:tc>
        <w:tc>
          <w:tcPr>
            <w:tcW w:w="2650" w:type="pct"/>
            <w:vAlign w:val="center"/>
          </w:tcPr>
          <w:p w14:paraId="4AC4B264" w14:textId="77777777" w:rsidR="004961E1" w:rsidRPr="00513864" w:rsidRDefault="004961E1" w:rsidP="00E811E0">
            <w:pPr>
              <w:jc w:val="left"/>
              <w:rPr>
                <w:sz w:val="20"/>
                <w:szCs w:val="20"/>
              </w:rPr>
            </w:pPr>
            <w:r>
              <w:rPr>
                <w:sz w:val="20"/>
                <w:szCs w:val="20"/>
              </w:rPr>
              <w:t xml:space="preserve">Basic allocation charge in monetary terms. </w:t>
            </w:r>
          </w:p>
        </w:tc>
        <w:tc>
          <w:tcPr>
            <w:tcW w:w="392" w:type="pct"/>
            <w:vAlign w:val="center"/>
          </w:tcPr>
          <w:p w14:paraId="76FC7FB7" w14:textId="77777777" w:rsidR="004961E1" w:rsidRDefault="004961E1" w:rsidP="007379C5">
            <w:pPr>
              <w:jc w:val="left"/>
              <w:rPr>
                <w:sz w:val="20"/>
                <w:szCs w:val="20"/>
              </w:rPr>
            </w:pPr>
          </w:p>
        </w:tc>
      </w:tr>
      <w:tr w:rsidR="004961E1" w:rsidRPr="007B39D7" w14:paraId="6A7906FB" w14:textId="77777777" w:rsidTr="007379C5">
        <w:trPr>
          <w:cantSplit/>
        </w:trPr>
        <w:tc>
          <w:tcPr>
            <w:tcW w:w="368" w:type="pct"/>
            <w:vAlign w:val="center"/>
          </w:tcPr>
          <w:p w14:paraId="0E23724C"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S1.7</w:t>
            </w:r>
          </w:p>
        </w:tc>
        <w:tc>
          <w:tcPr>
            <w:tcW w:w="1591" w:type="pct"/>
            <w:vAlign w:val="center"/>
          </w:tcPr>
          <w:p w14:paraId="00E4733A" w14:textId="77777777" w:rsidR="004961E1" w:rsidRPr="007B39D7" w:rsidRDefault="004961E1" w:rsidP="00E811E0">
            <w:pPr>
              <w:jc w:val="left"/>
              <w:rPr>
                <w:rFonts w:cstheme="minorHAnsi"/>
                <w:sz w:val="20"/>
                <w:szCs w:val="20"/>
              </w:rPr>
            </w:pPr>
            <w:r w:rsidRPr="003D1DA4">
              <w:rPr>
                <w:rFonts w:cstheme="minorHAnsi"/>
                <w:sz w:val="20"/>
              </w:rPr>
              <w:t>basic_alloc_chg_pc</w:t>
            </w:r>
            <w:r>
              <w:rPr>
                <w:rFonts w:cstheme="minorHAnsi"/>
                <w:sz w:val="20"/>
              </w:rPr>
              <w:t>(t)</w:t>
            </w:r>
          </w:p>
        </w:tc>
        <w:tc>
          <w:tcPr>
            <w:tcW w:w="2650" w:type="pct"/>
            <w:vAlign w:val="center"/>
          </w:tcPr>
          <w:p w14:paraId="57253297" w14:textId="77777777" w:rsidR="004961E1" w:rsidRPr="00513864" w:rsidRDefault="004961E1" w:rsidP="00E811E0">
            <w:pPr>
              <w:jc w:val="left"/>
              <w:rPr>
                <w:rFonts w:cstheme="minorHAnsi"/>
                <w:sz w:val="20"/>
                <w:szCs w:val="20"/>
              </w:rPr>
            </w:pPr>
            <w:r>
              <w:rPr>
                <w:rFonts w:cstheme="minorHAnsi"/>
                <w:sz w:val="20"/>
                <w:szCs w:val="20"/>
              </w:rPr>
              <w:t>The allocation charge rate for basic premium in month t.</w:t>
            </w:r>
          </w:p>
        </w:tc>
        <w:tc>
          <w:tcPr>
            <w:tcW w:w="392" w:type="pct"/>
            <w:vAlign w:val="center"/>
          </w:tcPr>
          <w:p w14:paraId="49129F60" w14:textId="77777777" w:rsidR="004961E1" w:rsidRDefault="004961E1" w:rsidP="007379C5">
            <w:pPr>
              <w:jc w:val="left"/>
              <w:rPr>
                <w:rFonts w:cstheme="minorHAnsi"/>
                <w:sz w:val="20"/>
                <w:szCs w:val="20"/>
              </w:rPr>
            </w:pPr>
          </w:p>
        </w:tc>
      </w:tr>
      <w:tr w:rsidR="004961E1" w:rsidRPr="007B39D7" w14:paraId="7F4C6F58" w14:textId="77777777" w:rsidTr="007379C5">
        <w:trPr>
          <w:cantSplit/>
        </w:trPr>
        <w:tc>
          <w:tcPr>
            <w:tcW w:w="368" w:type="pct"/>
            <w:vAlign w:val="center"/>
          </w:tcPr>
          <w:p w14:paraId="400DB49C"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S1.8</w:t>
            </w:r>
          </w:p>
        </w:tc>
        <w:tc>
          <w:tcPr>
            <w:tcW w:w="1591" w:type="pct"/>
            <w:vAlign w:val="center"/>
          </w:tcPr>
          <w:p w14:paraId="68D68DF3" w14:textId="77777777" w:rsidR="004961E1" w:rsidRPr="007B39D7" w:rsidRDefault="004961E1" w:rsidP="00FD5D55">
            <w:pPr>
              <w:jc w:val="left"/>
              <w:rPr>
                <w:sz w:val="20"/>
                <w:szCs w:val="20"/>
              </w:rPr>
            </w:pPr>
            <w:r w:rsidRPr="007B39D7">
              <w:rPr>
                <w:rFonts w:cstheme="minorHAnsi"/>
                <w:sz w:val="20"/>
                <w:szCs w:val="20"/>
              </w:rPr>
              <w:t>topup_alloc_chg_pp(t)</w:t>
            </w:r>
          </w:p>
        </w:tc>
        <w:tc>
          <w:tcPr>
            <w:tcW w:w="2650" w:type="pct"/>
            <w:vAlign w:val="center"/>
          </w:tcPr>
          <w:p w14:paraId="0A1095D9" w14:textId="77777777" w:rsidR="004961E1" w:rsidRPr="00513864" w:rsidRDefault="004961E1" w:rsidP="00FD5D55">
            <w:pPr>
              <w:jc w:val="left"/>
              <w:rPr>
                <w:sz w:val="20"/>
                <w:szCs w:val="20"/>
              </w:rPr>
            </w:pPr>
            <w:r>
              <w:rPr>
                <w:sz w:val="20"/>
                <w:szCs w:val="20"/>
              </w:rPr>
              <w:t xml:space="preserve">Top-up allocation charge in monetary terms. </w:t>
            </w:r>
          </w:p>
        </w:tc>
        <w:tc>
          <w:tcPr>
            <w:tcW w:w="392" w:type="pct"/>
            <w:vAlign w:val="center"/>
          </w:tcPr>
          <w:p w14:paraId="39514EE5" w14:textId="77777777" w:rsidR="004961E1" w:rsidRDefault="004961E1" w:rsidP="007379C5">
            <w:pPr>
              <w:jc w:val="left"/>
              <w:rPr>
                <w:sz w:val="20"/>
                <w:szCs w:val="20"/>
              </w:rPr>
            </w:pPr>
          </w:p>
        </w:tc>
      </w:tr>
      <w:tr w:rsidR="004961E1" w:rsidRPr="007B39D7" w14:paraId="69B43BE5" w14:textId="77777777" w:rsidTr="007379C5">
        <w:trPr>
          <w:cantSplit/>
        </w:trPr>
        <w:tc>
          <w:tcPr>
            <w:tcW w:w="368" w:type="pct"/>
            <w:vAlign w:val="center"/>
          </w:tcPr>
          <w:p w14:paraId="3258801A"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S1.9</w:t>
            </w:r>
          </w:p>
        </w:tc>
        <w:tc>
          <w:tcPr>
            <w:tcW w:w="1591" w:type="pct"/>
            <w:vAlign w:val="center"/>
          </w:tcPr>
          <w:p w14:paraId="0837261D" w14:textId="77777777" w:rsidR="004961E1" w:rsidRPr="007B39D7" w:rsidRDefault="004961E1" w:rsidP="00FD5D55">
            <w:pPr>
              <w:jc w:val="left"/>
              <w:rPr>
                <w:rFonts w:cstheme="minorHAnsi"/>
                <w:sz w:val="20"/>
                <w:szCs w:val="20"/>
              </w:rPr>
            </w:pPr>
            <w:r w:rsidRPr="003D1DA4">
              <w:rPr>
                <w:rFonts w:cstheme="minorHAnsi"/>
                <w:sz w:val="20"/>
              </w:rPr>
              <w:t>topup_alloc_chg_pc</w:t>
            </w:r>
            <w:r>
              <w:rPr>
                <w:rFonts w:cstheme="minorHAnsi"/>
                <w:sz w:val="20"/>
              </w:rPr>
              <w:t>(t)</w:t>
            </w:r>
          </w:p>
        </w:tc>
        <w:tc>
          <w:tcPr>
            <w:tcW w:w="2650" w:type="pct"/>
            <w:vAlign w:val="center"/>
          </w:tcPr>
          <w:p w14:paraId="46BDD0A5" w14:textId="77777777" w:rsidR="004961E1" w:rsidRPr="00513864" w:rsidRDefault="004961E1" w:rsidP="00FD5D55">
            <w:pPr>
              <w:jc w:val="left"/>
              <w:rPr>
                <w:rFonts w:cstheme="minorHAnsi"/>
                <w:sz w:val="20"/>
                <w:szCs w:val="20"/>
              </w:rPr>
            </w:pPr>
            <w:r>
              <w:rPr>
                <w:rFonts w:cstheme="minorHAnsi"/>
                <w:sz w:val="20"/>
                <w:szCs w:val="20"/>
              </w:rPr>
              <w:t>The allocation charge rate for top-up premium in month t.</w:t>
            </w:r>
          </w:p>
        </w:tc>
        <w:tc>
          <w:tcPr>
            <w:tcW w:w="392" w:type="pct"/>
            <w:vAlign w:val="center"/>
          </w:tcPr>
          <w:p w14:paraId="7AFA26ED" w14:textId="77777777" w:rsidR="004961E1" w:rsidRDefault="004961E1" w:rsidP="007379C5">
            <w:pPr>
              <w:jc w:val="left"/>
              <w:rPr>
                <w:rFonts w:cstheme="minorHAnsi"/>
                <w:sz w:val="20"/>
                <w:szCs w:val="20"/>
              </w:rPr>
            </w:pPr>
          </w:p>
        </w:tc>
      </w:tr>
      <w:tr w:rsidR="004961E1" w:rsidRPr="007B39D7" w14:paraId="13A28D44" w14:textId="77777777" w:rsidTr="007379C5">
        <w:trPr>
          <w:cantSplit/>
        </w:trPr>
        <w:tc>
          <w:tcPr>
            <w:tcW w:w="368" w:type="pct"/>
            <w:vAlign w:val="center"/>
          </w:tcPr>
          <w:p w14:paraId="426AAC50"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S1.10</w:t>
            </w:r>
          </w:p>
        </w:tc>
        <w:tc>
          <w:tcPr>
            <w:tcW w:w="1591" w:type="pct"/>
            <w:vAlign w:val="center"/>
          </w:tcPr>
          <w:p w14:paraId="11615707" w14:textId="77777777" w:rsidR="004961E1" w:rsidRPr="007B39D7" w:rsidRDefault="004961E1" w:rsidP="00FD5D55">
            <w:pPr>
              <w:jc w:val="left"/>
              <w:rPr>
                <w:sz w:val="20"/>
                <w:szCs w:val="20"/>
              </w:rPr>
            </w:pPr>
            <w:r w:rsidRPr="007B39D7">
              <w:rPr>
                <w:rFonts w:cstheme="minorHAnsi"/>
                <w:sz w:val="20"/>
                <w:szCs w:val="20"/>
              </w:rPr>
              <w:t>basic_alloc_prem_b4_dedncf(t)</w:t>
            </w:r>
          </w:p>
        </w:tc>
        <w:tc>
          <w:tcPr>
            <w:tcW w:w="2650" w:type="pct"/>
            <w:vAlign w:val="center"/>
          </w:tcPr>
          <w:p w14:paraId="5E54527A" w14:textId="77777777" w:rsidR="004961E1" w:rsidRPr="00513864" w:rsidRDefault="004961E1" w:rsidP="00FD5D55">
            <w:pPr>
              <w:jc w:val="left"/>
              <w:rPr>
                <w:sz w:val="20"/>
                <w:szCs w:val="20"/>
              </w:rPr>
            </w:pPr>
            <w:r>
              <w:rPr>
                <w:sz w:val="20"/>
                <w:szCs w:val="20"/>
              </w:rPr>
              <w:t xml:space="preserve">Allocated basic premium before paying deductions carried forward. This is the exceed of basic premium over the allocation charge incurred in month t </w:t>
            </w:r>
          </w:p>
        </w:tc>
        <w:tc>
          <w:tcPr>
            <w:tcW w:w="392" w:type="pct"/>
            <w:vAlign w:val="center"/>
          </w:tcPr>
          <w:p w14:paraId="63ECEF3B" w14:textId="77777777" w:rsidR="004961E1" w:rsidRDefault="004961E1" w:rsidP="007379C5">
            <w:pPr>
              <w:jc w:val="left"/>
              <w:rPr>
                <w:sz w:val="20"/>
                <w:szCs w:val="20"/>
              </w:rPr>
            </w:pPr>
            <w:r>
              <w:rPr>
                <w:sz w:val="20"/>
                <w:szCs w:val="20"/>
              </w:rPr>
              <w:t>(1)</w:t>
            </w:r>
          </w:p>
        </w:tc>
      </w:tr>
      <w:tr w:rsidR="004961E1" w:rsidRPr="007B39D7" w14:paraId="01772E96" w14:textId="77777777" w:rsidTr="007379C5">
        <w:trPr>
          <w:cantSplit/>
        </w:trPr>
        <w:tc>
          <w:tcPr>
            <w:tcW w:w="368" w:type="pct"/>
            <w:vAlign w:val="center"/>
          </w:tcPr>
          <w:p w14:paraId="5E123395"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S1.11</w:t>
            </w:r>
          </w:p>
        </w:tc>
        <w:tc>
          <w:tcPr>
            <w:tcW w:w="1591" w:type="pct"/>
            <w:vAlign w:val="center"/>
          </w:tcPr>
          <w:p w14:paraId="7B51B8B6" w14:textId="77777777" w:rsidR="004961E1" w:rsidRPr="007B39D7" w:rsidRDefault="004961E1" w:rsidP="004961E1">
            <w:pPr>
              <w:jc w:val="left"/>
              <w:rPr>
                <w:rFonts w:cstheme="minorHAnsi"/>
                <w:sz w:val="20"/>
                <w:szCs w:val="20"/>
              </w:rPr>
            </w:pPr>
            <w:r w:rsidRPr="007B39D7">
              <w:rPr>
                <w:rFonts w:cstheme="minorHAnsi"/>
                <w:sz w:val="20"/>
                <w:szCs w:val="20"/>
              </w:rPr>
              <w:t>topup_alloc_prem_b4_</w:t>
            </w:r>
            <w:r w:rsidRPr="007B39D7">
              <w:rPr>
                <w:sz w:val="20"/>
                <w:szCs w:val="20"/>
              </w:rPr>
              <w:t>dedncf</w:t>
            </w:r>
            <w:r w:rsidRPr="007B39D7">
              <w:rPr>
                <w:rFonts w:cstheme="minorHAnsi"/>
                <w:sz w:val="20"/>
                <w:szCs w:val="20"/>
              </w:rPr>
              <w:t>(t)</w:t>
            </w:r>
          </w:p>
        </w:tc>
        <w:tc>
          <w:tcPr>
            <w:tcW w:w="2650" w:type="pct"/>
            <w:vAlign w:val="center"/>
          </w:tcPr>
          <w:p w14:paraId="0928194E" w14:textId="77777777" w:rsidR="004961E1" w:rsidRPr="00513864" w:rsidRDefault="004961E1" w:rsidP="004961E1">
            <w:pPr>
              <w:jc w:val="left"/>
              <w:rPr>
                <w:sz w:val="20"/>
                <w:szCs w:val="20"/>
              </w:rPr>
            </w:pPr>
            <w:r>
              <w:rPr>
                <w:sz w:val="20"/>
                <w:szCs w:val="20"/>
              </w:rPr>
              <w:t xml:space="preserve">Allocated top-up premium before paying deductions carried forward. This is the exceed of top-up premium over the allocation charge incurred in month t </w:t>
            </w:r>
          </w:p>
        </w:tc>
        <w:tc>
          <w:tcPr>
            <w:tcW w:w="392" w:type="pct"/>
            <w:vAlign w:val="center"/>
          </w:tcPr>
          <w:p w14:paraId="625F6A20" w14:textId="77777777" w:rsidR="004961E1" w:rsidRDefault="004961E1" w:rsidP="007379C5">
            <w:pPr>
              <w:jc w:val="left"/>
            </w:pPr>
            <w:r w:rsidRPr="008D7EDA">
              <w:rPr>
                <w:sz w:val="20"/>
                <w:szCs w:val="20"/>
              </w:rPr>
              <w:t>(1)</w:t>
            </w:r>
          </w:p>
        </w:tc>
      </w:tr>
      <w:tr w:rsidR="004961E1" w:rsidRPr="007B39D7" w14:paraId="0990FF8F" w14:textId="77777777" w:rsidTr="007379C5">
        <w:trPr>
          <w:cantSplit/>
        </w:trPr>
        <w:tc>
          <w:tcPr>
            <w:tcW w:w="368" w:type="pct"/>
            <w:vAlign w:val="center"/>
          </w:tcPr>
          <w:p w14:paraId="5442E59E"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S1.12</w:t>
            </w:r>
          </w:p>
        </w:tc>
        <w:tc>
          <w:tcPr>
            <w:tcW w:w="1591" w:type="pct"/>
            <w:vAlign w:val="center"/>
          </w:tcPr>
          <w:p w14:paraId="256FAFEC" w14:textId="77777777" w:rsidR="004961E1" w:rsidRPr="007B39D7" w:rsidRDefault="004961E1" w:rsidP="004961E1">
            <w:pPr>
              <w:jc w:val="left"/>
              <w:rPr>
                <w:sz w:val="20"/>
                <w:szCs w:val="20"/>
              </w:rPr>
            </w:pPr>
            <w:r w:rsidRPr="007B39D7">
              <w:rPr>
                <w:sz w:val="20"/>
                <w:szCs w:val="20"/>
              </w:rPr>
              <w:t>basic_alloc_prem</w:t>
            </w:r>
            <w:r w:rsidRPr="007B39D7">
              <w:rPr>
                <w:rFonts w:cstheme="minorHAnsi"/>
                <w:sz w:val="20"/>
                <w:szCs w:val="20"/>
              </w:rPr>
              <w:t>(t)</w:t>
            </w:r>
          </w:p>
        </w:tc>
        <w:tc>
          <w:tcPr>
            <w:tcW w:w="2650" w:type="pct"/>
            <w:vAlign w:val="center"/>
          </w:tcPr>
          <w:p w14:paraId="48BCC7A7" w14:textId="77777777" w:rsidR="004961E1" w:rsidRPr="00513864" w:rsidRDefault="004961E1" w:rsidP="004961E1">
            <w:pPr>
              <w:jc w:val="left"/>
              <w:rPr>
                <w:sz w:val="20"/>
                <w:szCs w:val="20"/>
              </w:rPr>
            </w:pPr>
            <w:r>
              <w:rPr>
                <w:sz w:val="20"/>
                <w:szCs w:val="20"/>
              </w:rPr>
              <w:t xml:space="preserve">Allocated basic premium after paying deductions carried forward. This will be allocated to the basic account in month t </w:t>
            </w:r>
          </w:p>
        </w:tc>
        <w:tc>
          <w:tcPr>
            <w:tcW w:w="392" w:type="pct"/>
            <w:vAlign w:val="center"/>
          </w:tcPr>
          <w:p w14:paraId="0D44201F" w14:textId="77777777" w:rsidR="004961E1" w:rsidRDefault="004961E1" w:rsidP="007379C5">
            <w:pPr>
              <w:jc w:val="left"/>
            </w:pPr>
            <w:r w:rsidRPr="008D7EDA">
              <w:rPr>
                <w:sz w:val="20"/>
                <w:szCs w:val="20"/>
              </w:rPr>
              <w:t>(1)</w:t>
            </w:r>
          </w:p>
        </w:tc>
      </w:tr>
      <w:tr w:rsidR="004961E1" w:rsidRPr="007B39D7" w14:paraId="790CD076" w14:textId="77777777" w:rsidTr="007379C5">
        <w:trPr>
          <w:cantSplit/>
        </w:trPr>
        <w:tc>
          <w:tcPr>
            <w:tcW w:w="368" w:type="pct"/>
            <w:vAlign w:val="center"/>
          </w:tcPr>
          <w:p w14:paraId="1AA8D09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lastRenderedPageBreak/>
              <w:t>S1.13</w:t>
            </w:r>
          </w:p>
        </w:tc>
        <w:tc>
          <w:tcPr>
            <w:tcW w:w="1591" w:type="pct"/>
            <w:vAlign w:val="center"/>
          </w:tcPr>
          <w:p w14:paraId="59560651" w14:textId="77777777" w:rsidR="004961E1" w:rsidRPr="007B39D7" w:rsidRDefault="004961E1" w:rsidP="004961E1">
            <w:pPr>
              <w:jc w:val="left"/>
              <w:rPr>
                <w:rFonts w:cstheme="minorHAnsi"/>
                <w:sz w:val="20"/>
                <w:szCs w:val="20"/>
              </w:rPr>
            </w:pPr>
            <w:r w:rsidRPr="007B39D7">
              <w:rPr>
                <w:sz w:val="20"/>
                <w:szCs w:val="20"/>
              </w:rPr>
              <w:t>topup_alloc_prem</w:t>
            </w:r>
            <w:r w:rsidRPr="007B39D7">
              <w:rPr>
                <w:rFonts w:cstheme="minorHAnsi"/>
                <w:sz w:val="20"/>
                <w:szCs w:val="20"/>
              </w:rPr>
              <w:t>(t)</w:t>
            </w:r>
          </w:p>
        </w:tc>
        <w:tc>
          <w:tcPr>
            <w:tcW w:w="2650" w:type="pct"/>
            <w:vAlign w:val="center"/>
          </w:tcPr>
          <w:p w14:paraId="543D41BE" w14:textId="77777777" w:rsidR="004961E1" w:rsidRPr="00513864" w:rsidRDefault="004961E1" w:rsidP="004961E1">
            <w:pPr>
              <w:jc w:val="left"/>
              <w:rPr>
                <w:sz w:val="20"/>
                <w:szCs w:val="20"/>
              </w:rPr>
            </w:pPr>
            <w:r>
              <w:rPr>
                <w:sz w:val="20"/>
                <w:szCs w:val="20"/>
              </w:rPr>
              <w:t xml:space="preserve">Allocated top-up premium after paying deductions carried forward. This will be allocated to the top-up account in month t </w:t>
            </w:r>
          </w:p>
        </w:tc>
        <w:tc>
          <w:tcPr>
            <w:tcW w:w="392" w:type="pct"/>
            <w:vAlign w:val="center"/>
          </w:tcPr>
          <w:p w14:paraId="4D0FFA94" w14:textId="77777777" w:rsidR="004961E1" w:rsidRDefault="004961E1" w:rsidP="007379C5">
            <w:pPr>
              <w:jc w:val="left"/>
            </w:pPr>
            <w:r w:rsidRPr="008D7EDA">
              <w:rPr>
                <w:sz w:val="20"/>
                <w:szCs w:val="20"/>
              </w:rPr>
              <w:t>(1)</w:t>
            </w:r>
          </w:p>
        </w:tc>
      </w:tr>
      <w:tr w:rsidR="004961E1" w:rsidRPr="007B39D7" w14:paraId="0DF3C4CF" w14:textId="77777777" w:rsidTr="007379C5">
        <w:trPr>
          <w:cantSplit/>
        </w:trPr>
        <w:tc>
          <w:tcPr>
            <w:tcW w:w="368" w:type="pct"/>
            <w:vAlign w:val="center"/>
          </w:tcPr>
          <w:p w14:paraId="7BA630C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S1.14</w:t>
            </w:r>
          </w:p>
        </w:tc>
        <w:tc>
          <w:tcPr>
            <w:tcW w:w="1591" w:type="pct"/>
            <w:vAlign w:val="center"/>
          </w:tcPr>
          <w:p w14:paraId="31A95FEA" w14:textId="77777777" w:rsidR="004961E1" w:rsidRPr="007B39D7" w:rsidRDefault="004961E1" w:rsidP="00FD5D55">
            <w:pPr>
              <w:jc w:val="left"/>
              <w:rPr>
                <w:sz w:val="20"/>
                <w:szCs w:val="20"/>
              </w:rPr>
            </w:pPr>
            <w:r w:rsidRPr="007B39D7">
              <w:rPr>
                <w:rFonts w:cstheme="minorHAnsi"/>
                <w:sz w:val="20"/>
                <w:szCs w:val="20"/>
              </w:rPr>
              <w:t>bav_bd(t)</w:t>
            </w:r>
          </w:p>
        </w:tc>
        <w:tc>
          <w:tcPr>
            <w:tcW w:w="2650" w:type="pct"/>
            <w:vAlign w:val="center"/>
          </w:tcPr>
          <w:p w14:paraId="49D15AF7" w14:textId="77777777" w:rsidR="004961E1" w:rsidRPr="00513864" w:rsidRDefault="004961E1" w:rsidP="00FD5D55">
            <w:pPr>
              <w:jc w:val="left"/>
              <w:rPr>
                <w:sz w:val="20"/>
                <w:szCs w:val="20"/>
              </w:rPr>
            </w:pPr>
            <w:r>
              <w:rPr>
                <w:sz w:val="20"/>
                <w:szCs w:val="20"/>
              </w:rPr>
              <w:t>Basic account value before deductions. This is calculated as the total of the opening balance of the basic account plus the amount going to the basic account from basic premium at the beginning of month t.</w:t>
            </w:r>
          </w:p>
        </w:tc>
        <w:tc>
          <w:tcPr>
            <w:tcW w:w="392" w:type="pct"/>
            <w:vAlign w:val="center"/>
          </w:tcPr>
          <w:p w14:paraId="7F9B9017" w14:textId="77777777" w:rsidR="004961E1" w:rsidRDefault="004961E1" w:rsidP="007379C5">
            <w:pPr>
              <w:jc w:val="left"/>
              <w:rPr>
                <w:sz w:val="20"/>
                <w:szCs w:val="20"/>
              </w:rPr>
            </w:pPr>
          </w:p>
        </w:tc>
      </w:tr>
      <w:tr w:rsidR="004961E1" w:rsidRPr="007B39D7" w14:paraId="59B6C61A" w14:textId="77777777" w:rsidTr="007379C5">
        <w:trPr>
          <w:cantSplit/>
        </w:trPr>
        <w:tc>
          <w:tcPr>
            <w:tcW w:w="368" w:type="pct"/>
            <w:vAlign w:val="center"/>
          </w:tcPr>
          <w:p w14:paraId="5BD1F5D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S1.15</w:t>
            </w:r>
          </w:p>
        </w:tc>
        <w:tc>
          <w:tcPr>
            <w:tcW w:w="1591" w:type="pct"/>
            <w:vAlign w:val="center"/>
          </w:tcPr>
          <w:p w14:paraId="20D02ABE" w14:textId="77777777" w:rsidR="004961E1" w:rsidRPr="007B39D7" w:rsidRDefault="004961E1" w:rsidP="00FD5D55">
            <w:pPr>
              <w:jc w:val="left"/>
              <w:rPr>
                <w:rFonts w:cstheme="minorHAnsi"/>
                <w:sz w:val="20"/>
                <w:szCs w:val="20"/>
              </w:rPr>
            </w:pPr>
            <w:r w:rsidRPr="007B39D7">
              <w:rPr>
                <w:rFonts w:cstheme="minorHAnsi"/>
                <w:sz w:val="20"/>
                <w:szCs w:val="20"/>
              </w:rPr>
              <w:t>tuav_bd(t)</w:t>
            </w:r>
          </w:p>
        </w:tc>
        <w:tc>
          <w:tcPr>
            <w:tcW w:w="2650" w:type="pct"/>
            <w:vAlign w:val="center"/>
          </w:tcPr>
          <w:p w14:paraId="6D04905D" w14:textId="77777777" w:rsidR="004961E1" w:rsidRPr="00513864" w:rsidRDefault="004961E1" w:rsidP="00E811E0">
            <w:pPr>
              <w:jc w:val="left"/>
              <w:rPr>
                <w:sz w:val="20"/>
                <w:szCs w:val="20"/>
              </w:rPr>
            </w:pPr>
            <w:r>
              <w:rPr>
                <w:sz w:val="20"/>
                <w:szCs w:val="20"/>
              </w:rPr>
              <w:t>Top-up account value before deductions. This is calculated as the total of the opening balance of the top-up account plus the amount going to the top-up account from top-up premium at the beginning of month t.</w:t>
            </w:r>
          </w:p>
        </w:tc>
        <w:tc>
          <w:tcPr>
            <w:tcW w:w="392" w:type="pct"/>
            <w:vAlign w:val="center"/>
          </w:tcPr>
          <w:p w14:paraId="63233BB7" w14:textId="77777777" w:rsidR="004961E1" w:rsidRDefault="004961E1" w:rsidP="007379C5">
            <w:pPr>
              <w:jc w:val="left"/>
              <w:rPr>
                <w:sz w:val="20"/>
                <w:szCs w:val="20"/>
              </w:rPr>
            </w:pPr>
          </w:p>
        </w:tc>
      </w:tr>
      <w:tr w:rsidR="004961E1" w:rsidRPr="007B39D7" w14:paraId="01E094F8" w14:textId="77777777" w:rsidTr="007379C5">
        <w:trPr>
          <w:cantSplit/>
        </w:trPr>
        <w:tc>
          <w:tcPr>
            <w:tcW w:w="368" w:type="pct"/>
            <w:vAlign w:val="center"/>
          </w:tcPr>
          <w:p w14:paraId="53DABF7E"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S1.16</w:t>
            </w:r>
          </w:p>
        </w:tc>
        <w:tc>
          <w:tcPr>
            <w:tcW w:w="1591" w:type="pct"/>
            <w:vAlign w:val="center"/>
          </w:tcPr>
          <w:p w14:paraId="09F11BC5" w14:textId="77777777" w:rsidR="004961E1" w:rsidRPr="007B39D7" w:rsidRDefault="004961E1" w:rsidP="00FD5D55">
            <w:pPr>
              <w:jc w:val="left"/>
              <w:rPr>
                <w:rFonts w:cstheme="minorHAnsi"/>
                <w:sz w:val="20"/>
                <w:szCs w:val="20"/>
              </w:rPr>
            </w:pPr>
            <w:r>
              <w:rPr>
                <w:rFonts w:cstheme="minorHAnsi"/>
                <w:sz w:val="20"/>
                <w:szCs w:val="20"/>
              </w:rPr>
              <w:t>av_bd(t)</w:t>
            </w:r>
          </w:p>
        </w:tc>
        <w:tc>
          <w:tcPr>
            <w:tcW w:w="2650" w:type="pct"/>
            <w:vAlign w:val="center"/>
          </w:tcPr>
          <w:p w14:paraId="01C303A0" w14:textId="77777777" w:rsidR="004961E1" w:rsidRPr="00513864" w:rsidRDefault="004961E1" w:rsidP="00FD5D55">
            <w:pPr>
              <w:jc w:val="left"/>
              <w:rPr>
                <w:sz w:val="20"/>
                <w:szCs w:val="20"/>
              </w:rPr>
            </w:pPr>
            <w:r>
              <w:rPr>
                <w:sz w:val="20"/>
                <w:szCs w:val="20"/>
              </w:rPr>
              <w:t>Total account value before deductions, which is the sum of basic and top-up account value.</w:t>
            </w:r>
          </w:p>
        </w:tc>
        <w:tc>
          <w:tcPr>
            <w:tcW w:w="392" w:type="pct"/>
            <w:vAlign w:val="center"/>
          </w:tcPr>
          <w:p w14:paraId="316EC74D" w14:textId="77777777" w:rsidR="004961E1" w:rsidRDefault="004961E1" w:rsidP="007379C5">
            <w:pPr>
              <w:jc w:val="left"/>
              <w:rPr>
                <w:sz w:val="20"/>
                <w:szCs w:val="20"/>
              </w:rPr>
            </w:pPr>
          </w:p>
        </w:tc>
      </w:tr>
      <w:tr w:rsidR="004961E1" w:rsidRPr="007B39D7" w14:paraId="5BA1A38F" w14:textId="77777777" w:rsidTr="007379C5">
        <w:trPr>
          <w:cantSplit/>
        </w:trPr>
        <w:tc>
          <w:tcPr>
            <w:tcW w:w="368" w:type="pct"/>
            <w:vAlign w:val="center"/>
          </w:tcPr>
          <w:p w14:paraId="1FBF96D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S1.17</w:t>
            </w:r>
          </w:p>
        </w:tc>
        <w:tc>
          <w:tcPr>
            <w:tcW w:w="1591" w:type="pct"/>
            <w:vAlign w:val="center"/>
          </w:tcPr>
          <w:p w14:paraId="140B2236" w14:textId="77777777" w:rsidR="004961E1" w:rsidRPr="007B39D7" w:rsidRDefault="004961E1" w:rsidP="004961E1">
            <w:pPr>
              <w:jc w:val="left"/>
              <w:rPr>
                <w:rFonts w:cstheme="minorHAnsi"/>
                <w:sz w:val="20"/>
                <w:szCs w:val="20"/>
              </w:rPr>
            </w:pPr>
            <w:r w:rsidRPr="007B39D7">
              <w:rPr>
                <w:sz w:val="20"/>
                <w:szCs w:val="20"/>
              </w:rPr>
              <w:t>basic_dedncf_clrd</w:t>
            </w:r>
            <w:r w:rsidRPr="007B39D7">
              <w:rPr>
                <w:rFonts w:cstheme="minorHAnsi"/>
                <w:sz w:val="20"/>
                <w:szCs w:val="20"/>
              </w:rPr>
              <w:t>(t)</w:t>
            </w:r>
          </w:p>
        </w:tc>
        <w:tc>
          <w:tcPr>
            <w:tcW w:w="2650" w:type="pct"/>
            <w:vAlign w:val="center"/>
          </w:tcPr>
          <w:p w14:paraId="0A2C2326" w14:textId="77777777" w:rsidR="004961E1" w:rsidRPr="00513864" w:rsidRDefault="004961E1" w:rsidP="004961E1">
            <w:pPr>
              <w:jc w:val="left"/>
              <w:rPr>
                <w:sz w:val="20"/>
                <w:szCs w:val="20"/>
              </w:rPr>
            </w:pPr>
            <w:r>
              <w:rPr>
                <w:sz w:val="20"/>
                <w:szCs w:val="20"/>
              </w:rPr>
              <w:t xml:space="preserve">Deductions carried forward cleared by allocated basic premium </w:t>
            </w:r>
          </w:p>
        </w:tc>
        <w:tc>
          <w:tcPr>
            <w:tcW w:w="392" w:type="pct"/>
            <w:vAlign w:val="center"/>
          </w:tcPr>
          <w:p w14:paraId="5A4D1EC0" w14:textId="77777777" w:rsidR="004961E1" w:rsidRDefault="004961E1" w:rsidP="007379C5">
            <w:pPr>
              <w:jc w:val="left"/>
            </w:pPr>
            <w:r w:rsidRPr="00FD57AB">
              <w:rPr>
                <w:sz w:val="20"/>
                <w:szCs w:val="20"/>
              </w:rPr>
              <w:t>(1)</w:t>
            </w:r>
          </w:p>
        </w:tc>
      </w:tr>
      <w:tr w:rsidR="004961E1" w:rsidRPr="007B39D7" w14:paraId="136A1061" w14:textId="77777777" w:rsidTr="007379C5">
        <w:trPr>
          <w:cantSplit/>
        </w:trPr>
        <w:tc>
          <w:tcPr>
            <w:tcW w:w="368" w:type="pct"/>
            <w:vAlign w:val="center"/>
          </w:tcPr>
          <w:p w14:paraId="630C8FC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S1.18</w:t>
            </w:r>
          </w:p>
        </w:tc>
        <w:tc>
          <w:tcPr>
            <w:tcW w:w="1591" w:type="pct"/>
            <w:vAlign w:val="center"/>
          </w:tcPr>
          <w:p w14:paraId="73F55FB2" w14:textId="77777777" w:rsidR="004961E1" w:rsidRPr="007B39D7" w:rsidRDefault="004961E1" w:rsidP="004961E1">
            <w:pPr>
              <w:jc w:val="left"/>
              <w:rPr>
                <w:rFonts w:cstheme="minorHAnsi"/>
                <w:sz w:val="20"/>
                <w:szCs w:val="20"/>
              </w:rPr>
            </w:pPr>
            <w:r w:rsidRPr="007B39D7">
              <w:rPr>
                <w:sz w:val="20"/>
                <w:szCs w:val="20"/>
              </w:rPr>
              <w:t>topup_dedncf_clrd</w:t>
            </w:r>
            <w:r w:rsidRPr="007B39D7">
              <w:rPr>
                <w:rFonts w:cstheme="minorHAnsi"/>
                <w:sz w:val="20"/>
                <w:szCs w:val="20"/>
              </w:rPr>
              <w:t>(t)</w:t>
            </w:r>
          </w:p>
        </w:tc>
        <w:tc>
          <w:tcPr>
            <w:tcW w:w="2650" w:type="pct"/>
            <w:vAlign w:val="center"/>
          </w:tcPr>
          <w:p w14:paraId="276520A8" w14:textId="77777777" w:rsidR="004961E1" w:rsidRPr="00513864" w:rsidRDefault="004961E1" w:rsidP="004961E1">
            <w:pPr>
              <w:jc w:val="left"/>
              <w:rPr>
                <w:sz w:val="20"/>
                <w:szCs w:val="20"/>
              </w:rPr>
            </w:pPr>
            <w:r>
              <w:rPr>
                <w:sz w:val="20"/>
                <w:szCs w:val="20"/>
              </w:rPr>
              <w:t xml:space="preserve">Deductions carried forward cleared by allocated top-up premium </w:t>
            </w:r>
          </w:p>
        </w:tc>
        <w:tc>
          <w:tcPr>
            <w:tcW w:w="392" w:type="pct"/>
            <w:vAlign w:val="center"/>
          </w:tcPr>
          <w:p w14:paraId="6DA2A392" w14:textId="77777777" w:rsidR="004961E1" w:rsidRDefault="004961E1" w:rsidP="007379C5">
            <w:pPr>
              <w:jc w:val="left"/>
            </w:pPr>
            <w:r w:rsidRPr="00FD57AB">
              <w:rPr>
                <w:sz w:val="20"/>
                <w:szCs w:val="20"/>
              </w:rPr>
              <w:t>(1)</w:t>
            </w:r>
          </w:p>
        </w:tc>
      </w:tr>
      <w:tr w:rsidR="004961E1" w:rsidRPr="007B39D7" w14:paraId="53D90BE9" w14:textId="77777777" w:rsidTr="007379C5">
        <w:trPr>
          <w:cantSplit/>
        </w:trPr>
        <w:tc>
          <w:tcPr>
            <w:tcW w:w="368" w:type="pct"/>
            <w:vAlign w:val="center"/>
          </w:tcPr>
          <w:p w14:paraId="670301E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S1.19</w:t>
            </w:r>
          </w:p>
        </w:tc>
        <w:tc>
          <w:tcPr>
            <w:tcW w:w="1591" w:type="pct"/>
            <w:vAlign w:val="center"/>
          </w:tcPr>
          <w:p w14:paraId="796DACC6" w14:textId="77777777" w:rsidR="004961E1" w:rsidRPr="007B39D7" w:rsidRDefault="004961E1" w:rsidP="004961E1">
            <w:pPr>
              <w:jc w:val="left"/>
              <w:rPr>
                <w:sz w:val="20"/>
                <w:szCs w:val="20"/>
              </w:rPr>
            </w:pPr>
            <w:r w:rsidRPr="007B39D7">
              <w:rPr>
                <w:sz w:val="20"/>
                <w:szCs w:val="20"/>
              </w:rPr>
              <w:t>tot_dedncf</w:t>
            </w:r>
            <w:r w:rsidRPr="007B39D7">
              <w:rPr>
                <w:rFonts w:cstheme="minorHAnsi"/>
                <w:sz w:val="20"/>
                <w:szCs w:val="20"/>
              </w:rPr>
              <w:t>(t)</w:t>
            </w:r>
          </w:p>
        </w:tc>
        <w:tc>
          <w:tcPr>
            <w:tcW w:w="2650" w:type="pct"/>
            <w:vAlign w:val="center"/>
          </w:tcPr>
          <w:p w14:paraId="7F8A134C" w14:textId="77777777" w:rsidR="004961E1" w:rsidRPr="00513864" w:rsidRDefault="004961E1" w:rsidP="004961E1">
            <w:pPr>
              <w:jc w:val="left"/>
              <w:rPr>
                <w:sz w:val="20"/>
                <w:szCs w:val="20"/>
              </w:rPr>
            </w:pPr>
            <w:r w:rsidRPr="00E811E0">
              <w:rPr>
                <w:sz w:val="20"/>
                <w:szCs w:val="20"/>
              </w:rPr>
              <w:t>Closing balance of to</w:t>
            </w:r>
            <w:r>
              <w:rPr>
                <w:sz w:val="20"/>
                <w:szCs w:val="20"/>
              </w:rPr>
              <w:t>tal deductions carried forward</w:t>
            </w:r>
            <w:r w:rsidRPr="00E811E0">
              <w:rPr>
                <w:sz w:val="20"/>
                <w:szCs w:val="20"/>
              </w:rPr>
              <w:t xml:space="preserve"> at end of month t</w:t>
            </w:r>
            <w:r>
              <w:rPr>
                <w:sz w:val="20"/>
                <w:szCs w:val="20"/>
              </w:rPr>
              <w:t xml:space="preserve">. This is equal to the opening balance minus the deductions carried forward cleared by bonus incurred in month t </w:t>
            </w:r>
          </w:p>
        </w:tc>
        <w:tc>
          <w:tcPr>
            <w:tcW w:w="392" w:type="pct"/>
            <w:vAlign w:val="center"/>
          </w:tcPr>
          <w:p w14:paraId="6F13560C" w14:textId="77777777" w:rsidR="004961E1" w:rsidRDefault="004961E1" w:rsidP="007379C5">
            <w:pPr>
              <w:jc w:val="left"/>
            </w:pPr>
            <w:r w:rsidRPr="00FD57AB">
              <w:rPr>
                <w:sz w:val="20"/>
                <w:szCs w:val="20"/>
              </w:rPr>
              <w:t>(1)</w:t>
            </w:r>
          </w:p>
        </w:tc>
      </w:tr>
      <w:tr w:rsidR="004961E1" w:rsidRPr="007B39D7" w14:paraId="6145D611" w14:textId="77777777" w:rsidTr="007379C5">
        <w:trPr>
          <w:cantSplit/>
        </w:trPr>
        <w:tc>
          <w:tcPr>
            <w:tcW w:w="368" w:type="pct"/>
            <w:vAlign w:val="center"/>
          </w:tcPr>
          <w:p w14:paraId="48AAC5B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S1.20</w:t>
            </w:r>
          </w:p>
        </w:tc>
        <w:tc>
          <w:tcPr>
            <w:tcW w:w="1591" w:type="pct"/>
            <w:vAlign w:val="center"/>
          </w:tcPr>
          <w:p w14:paraId="5A7079D6" w14:textId="77777777" w:rsidR="004961E1" w:rsidRPr="007B39D7" w:rsidRDefault="004961E1" w:rsidP="004961E1">
            <w:pPr>
              <w:jc w:val="left"/>
              <w:rPr>
                <w:sz w:val="20"/>
                <w:szCs w:val="20"/>
              </w:rPr>
            </w:pPr>
            <w:r w:rsidRPr="007B39D7">
              <w:rPr>
                <w:sz w:val="20"/>
                <w:szCs w:val="20"/>
              </w:rPr>
              <w:t>tot_dedncf_b4_bonus</w:t>
            </w:r>
            <w:r w:rsidRPr="007B39D7">
              <w:rPr>
                <w:rFonts w:cstheme="minorHAnsi"/>
                <w:sz w:val="20"/>
                <w:szCs w:val="20"/>
              </w:rPr>
              <w:t>(t)</w:t>
            </w:r>
          </w:p>
        </w:tc>
        <w:tc>
          <w:tcPr>
            <w:tcW w:w="2650" w:type="pct"/>
            <w:vAlign w:val="center"/>
          </w:tcPr>
          <w:p w14:paraId="27FEFDF4" w14:textId="77777777" w:rsidR="004961E1" w:rsidRDefault="004961E1" w:rsidP="004961E1">
            <w:pPr>
              <w:jc w:val="left"/>
              <w:rPr>
                <w:sz w:val="20"/>
                <w:szCs w:val="20"/>
              </w:rPr>
            </w:pPr>
            <w:r w:rsidRPr="00E811E0">
              <w:rPr>
                <w:sz w:val="20"/>
                <w:szCs w:val="20"/>
              </w:rPr>
              <w:t>Opening balance after premium clearance of the total deductions carried forward</w:t>
            </w:r>
            <w:r>
              <w:rPr>
                <w:sz w:val="20"/>
                <w:szCs w:val="20"/>
              </w:rPr>
              <w:t>.</w:t>
            </w:r>
          </w:p>
          <w:p w14:paraId="7C61531A" w14:textId="77777777" w:rsidR="004961E1" w:rsidRPr="00513864" w:rsidRDefault="004961E1" w:rsidP="004961E1">
            <w:pPr>
              <w:jc w:val="left"/>
              <w:rPr>
                <w:sz w:val="20"/>
                <w:szCs w:val="20"/>
              </w:rPr>
            </w:pPr>
            <w:r>
              <w:rPr>
                <w:sz w:val="20"/>
                <w:szCs w:val="20"/>
              </w:rPr>
              <w:t xml:space="preserve">This is calculated by taking the opening balance, add the new deductions carried forward and minus the balance cleared by allocated premium in month t. </w:t>
            </w:r>
          </w:p>
        </w:tc>
        <w:tc>
          <w:tcPr>
            <w:tcW w:w="392" w:type="pct"/>
            <w:vAlign w:val="center"/>
          </w:tcPr>
          <w:p w14:paraId="3CBE0801" w14:textId="77777777" w:rsidR="004961E1" w:rsidRDefault="004961E1" w:rsidP="007379C5">
            <w:pPr>
              <w:jc w:val="left"/>
            </w:pPr>
            <w:r w:rsidRPr="00FD57AB">
              <w:rPr>
                <w:sz w:val="20"/>
                <w:szCs w:val="20"/>
              </w:rPr>
              <w:t>(1)</w:t>
            </w:r>
          </w:p>
        </w:tc>
      </w:tr>
      <w:tr w:rsidR="004961E1" w:rsidRPr="007B39D7" w14:paraId="5846DDC9" w14:textId="77777777" w:rsidTr="007379C5">
        <w:trPr>
          <w:cantSplit/>
        </w:trPr>
        <w:tc>
          <w:tcPr>
            <w:tcW w:w="368" w:type="pct"/>
            <w:vAlign w:val="center"/>
          </w:tcPr>
          <w:p w14:paraId="4F3243D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S1.21</w:t>
            </w:r>
          </w:p>
        </w:tc>
        <w:tc>
          <w:tcPr>
            <w:tcW w:w="1591" w:type="pct"/>
            <w:vAlign w:val="center"/>
          </w:tcPr>
          <w:p w14:paraId="56622829" w14:textId="77777777" w:rsidR="004961E1" w:rsidRPr="007B39D7" w:rsidRDefault="004961E1" w:rsidP="004961E1">
            <w:pPr>
              <w:jc w:val="left"/>
              <w:rPr>
                <w:sz w:val="20"/>
                <w:szCs w:val="20"/>
              </w:rPr>
            </w:pPr>
            <w:r w:rsidRPr="007B39D7">
              <w:rPr>
                <w:sz w:val="20"/>
                <w:szCs w:val="20"/>
              </w:rPr>
              <w:t>bonus_dedncf_clrd</w:t>
            </w:r>
            <w:r w:rsidRPr="007B39D7">
              <w:rPr>
                <w:rFonts w:cstheme="minorHAnsi"/>
                <w:sz w:val="20"/>
                <w:szCs w:val="20"/>
              </w:rPr>
              <w:t>(t)</w:t>
            </w:r>
          </w:p>
        </w:tc>
        <w:tc>
          <w:tcPr>
            <w:tcW w:w="2650" w:type="pct"/>
            <w:vAlign w:val="center"/>
          </w:tcPr>
          <w:p w14:paraId="0EAB938D" w14:textId="77777777" w:rsidR="004961E1" w:rsidRPr="00513864" w:rsidRDefault="004961E1" w:rsidP="004961E1">
            <w:pPr>
              <w:jc w:val="left"/>
              <w:rPr>
                <w:sz w:val="20"/>
                <w:szCs w:val="20"/>
              </w:rPr>
            </w:pPr>
            <w:r w:rsidRPr="00E811E0">
              <w:rPr>
                <w:sz w:val="20"/>
                <w:szCs w:val="20"/>
              </w:rPr>
              <w:t>Deductions carried forward cleared by bonus</w:t>
            </w:r>
            <w:r>
              <w:rPr>
                <w:sz w:val="20"/>
                <w:szCs w:val="20"/>
              </w:rPr>
              <w:t xml:space="preserve"> </w:t>
            </w:r>
          </w:p>
        </w:tc>
        <w:tc>
          <w:tcPr>
            <w:tcW w:w="392" w:type="pct"/>
            <w:vAlign w:val="center"/>
          </w:tcPr>
          <w:p w14:paraId="674835DA" w14:textId="77777777" w:rsidR="004961E1" w:rsidRDefault="004961E1" w:rsidP="007379C5">
            <w:pPr>
              <w:jc w:val="left"/>
            </w:pPr>
            <w:r w:rsidRPr="00FD57AB">
              <w:rPr>
                <w:sz w:val="20"/>
                <w:szCs w:val="20"/>
              </w:rPr>
              <w:t>(1)</w:t>
            </w:r>
          </w:p>
        </w:tc>
      </w:tr>
      <w:tr w:rsidR="004961E1" w:rsidRPr="007B39D7" w14:paraId="1A0EC0AE" w14:textId="77777777" w:rsidTr="007379C5">
        <w:trPr>
          <w:cantSplit/>
        </w:trPr>
        <w:tc>
          <w:tcPr>
            <w:tcW w:w="368" w:type="pct"/>
            <w:vAlign w:val="center"/>
          </w:tcPr>
          <w:p w14:paraId="31B74FF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S1.22</w:t>
            </w:r>
          </w:p>
        </w:tc>
        <w:tc>
          <w:tcPr>
            <w:tcW w:w="1591" w:type="pct"/>
            <w:vAlign w:val="center"/>
          </w:tcPr>
          <w:p w14:paraId="6082CE47" w14:textId="77777777" w:rsidR="004961E1" w:rsidRPr="007B39D7" w:rsidRDefault="004961E1" w:rsidP="004961E1">
            <w:pPr>
              <w:jc w:val="left"/>
              <w:rPr>
                <w:sz w:val="20"/>
                <w:szCs w:val="20"/>
              </w:rPr>
            </w:pPr>
            <w:r w:rsidRPr="007B39D7">
              <w:rPr>
                <w:sz w:val="20"/>
                <w:szCs w:val="20"/>
              </w:rPr>
              <w:t>dedncf</w:t>
            </w:r>
            <w:r w:rsidRPr="007B39D7">
              <w:rPr>
                <w:rFonts w:cstheme="minorHAnsi"/>
                <w:sz w:val="20"/>
                <w:szCs w:val="20"/>
              </w:rPr>
              <w:t>(t)</w:t>
            </w:r>
          </w:p>
        </w:tc>
        <w:tc>
          <w:tcPr>
            <w:tcW w:w="2650" w:type="pct"/>
            <w:vAlign w:val="center"/>
          </w:tcPr>
          <w:p w14:paraId="1530720E" w14:textId="77777777" w:rsidR="004961E1" w:rsidRPr="00513864" w:rsidRDefault="004961E1" w:rsidP="004961E1">
            <w:pPr>
              <w:jc w:val="left"/>
              <w:rPr>
                <w:sz w:val="20"/>
                <w:szCs w:val="20"/>
              </w:rPr>
            </w:pPr>
            <w:r w:rsidRPr="00E811E0">
              <w:rPr>
                <w:sz w:val="20"/>
                <w:szCs w:val="20"/>
              </w:rPr>
              <w:t>Deductions carried forward in month t</w:t>
            </w:r>
            <w:r>
              <w:rPr>
                <w:sz w:val="20"/>
                <w:szCs w:val="20"/>
              </w:rPr>
              <w:t xml:space="preserve">. This is the difference between total deductions incurred and the actual deductions successfully applied </w:t>
            </w:r>
          </w:p>
        </w:tc>
        <w:tc>
          <w:tcPr>
            <w:tcW w:w="392" w:type="pct"/>
            <w:vAlign w:val="center"/>
          </w:tcPr>
          <w:p w14:paraId="7E944B03" w14:textId="77777777" w:rsidR="004961E1" w:rsidRDefault="004961E1" w:rsidP="007379C5">
            <w:pPr>
              <w:jc w:val="left"/>
            </w:pPr>
            <w:r w:rsidRPr="00FD57AB">
              <w:rPr>
                <w:sz w:val="20"/>
                <w:szCs w:val="20"/>
              </w:rPr>
              <w:t>(1)</w:t>
            </w:r>
          </w:p>
        </w:tc>
      </w:tr>
      <w:tr w:rsidR="004961E1" w:rsidRPr="007B39D7" w14:paraId="55331DD8" w14:textId="77777777" w:rsidTr="007379C5">
        <w:trPr>
          <w:cantSplit/>
        </w:trPr>
        <w:tc>
          <w:tcPr>
            <w:tcW w:w="368" w:type="pct"/>
            <w:vAlign w:val="center"/>
          </w:tcPr>
          <w:p w14:paraId="4302A02A"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S1.23</w:t>
            </w:r>
          </w:p>
        </w:tc>
        <w:tc>
          <w:tcPr>
            <w:tcW w:w="1591" w:type="pct"/>
            <w:vAlign w:val="center"/>
          </w:tcPr>
          <w:p w14:paraId="56C733A3" w14:textId="77777777" w:rsidR="004961E1" w:rsidRPr="007B39D7" w:rsidRDefault="004961E1" w:rsidP="004961E1">
            <w:pPr>
              <w:jc w:val="left"/>
              <w:rPr>
                <w:rFonts w:cstheme="minorHAnsi"/>
                <w:sz w:val="20"/>
                <w:szCs w:val="20"/>
              </w:rPr>
            </w:pPr>
            <w:r w:rsidRPr="003D1DA4">
              <w:rPr>
                <w:rFonts w:cstheme="minorHAnsi"/>
                <w:sz w:val="20"/>
              </w:rPr>
              <w:t>totdedn(t)</w:t>
            </w:r>
          </w:p>
        </w:tc>
        <w:tc>
          <w:tcPr>
            <w:tcW w:w="2650" w:type="pct"/>
            <w:vAlign w:val="center"/>
          </w:tcPr>
          <w:p w14:paraId="3314DFE3" w14:textId="77777777" w:rsidR="004961E1" w:rsidRPr="00513864" w:rsidRDefault="004961E1" w:rsidP="004961E1">
            <w:pPr>
              <w:jc w:val="left"/>
              <w:rPr>
                <w:sz w:val="20"/>
                <w:szCs w:val="20"/>
              </w:rPr>
            </w:pPr>
            <w:r>
              <w:rPr>
                <w:sz w:val="20"/>
                <w:szCs w:val="20"/>
              </w:rPr>
              <w:t xml:space="preserve">Total deductions incurred </w:t>
            </w:r>
          </w:p>
        </w:tc>
        <w:tc>
          <w:tcPr>
            <w:tcW w:w="392" w:type="pct"/>
            <w:vAlign w:val="center"/>
          </w:tcPr>
          <w:p w14:paraId="42DDE1FA" w14:textId="77777777" w:rsidR="004961E1" w:rsidRDefault="004961E1" w:rsidP="007379C5">
            <w:pPr>
              <w:jc w:val="left"/>
            </w:pPr>
            <w:r w:rsidRPr="00FD57AB">
              <w:rPr>
                <w:sz w:val="20"/>
                <w:szCs w:val="20"/>
              </w:rPr>
              <w:t>(1)</w:t>
            </w:r>
          </w:p>
        </w:tc>
      </w:tr>
      <w:tr w:rsidR="004961E1" w:rsidRPr="007B39D7" w14:paraId="03CE2A42" w14:textId="77777777" w:rsidTr="007379C5">
        <w:trPr>
          <w:cantSplit/>
        </w:trPr>
        <w:tc>
          <w:tcPr>
            <w:tcW w:w="368" w:type="pct"/>
            <w:vAlign w:val="center"/>
          </w:tcPr>
          <w:p w14:paraId="250CC22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S1.24</w:t>
            </w:r>
          </w:p>
        </w:tc>
        <w:tc>
          <w:tcPr>
            <w:tcW w:w="1591" w:type="pct"/>
            <w:vAlign w:val="center"/>
          </w:tcPr>
          <w:p w14:paraId="758063F2" w14:textId="77777777" w:rsidR="004961E1" w:rsidRPr="007B39D7" w:rsidRDefault="004961E1" w:rsidP="004961E1">
            <w:pPr>
              <w:jc w:val="left"/>
              <w:rPr>
                <w:rFonts w:cstheme="minorHAnsi"/>
                <w:sz w:val="20"/>
                <w:szCs w:val="20"/>
              </w:rPr>
            </w:pPr>
            <w:r>
              <w:rPr>
                <w:sz w:val="20"/>
              </w:rPr>
              <w:t>dedn(t)</w:t>
            </w:r>
          </w:p>
        </w:tc>
        <w:tc>
          <w:tcPr>
            <w:tcW w:w="2650" w:type="pct"/>
            <w:vAlign w:val="center"/>
          </w:tcPr>
          <w:p w14:paraId="598733B2" w14:textId="77777777" w:rsidR="004961E1" w:rsidRPr="00513864" w:rsidRDefault="004961E1" w:rsidP="004961E1">
            <w:pPr>
              <w:jc w:val="left"/>
              <w:rPr>
                <w:sz w:val="20"/>
                <w:szCs w:val="20"/>
              </w:rPr>
            </w:pPr>
            <w:r>
              <w:rPr>
                <w:sz w:val="20"/>
                <w:szCs w:val="20"/>
              </w:rPr>
              <w:t xml:space="preserve">The actual deductions successfully applied </w:t>
            </w:r>
          </w:p>
        </w:tc>
        <w:tc>
          <w:tcPr>
            <w:tcW w:w="392" w:type="pct"/>
            <w:vAlign w:val="center"/>
          </w:tcPr>
          <w:p w14:paraId="32D72C60" w14:textId="77777777" w:rsidR="004961E1" w:rsidRDefault="004961E1" w:rsidP="007379C5">
            <w:pPr>
              <w:jc w:val="left"/>
            </w:pPr>
            <w:r w:rsidRPr="00FD57AB">
              <w:rPr>
                <w:sz w:val="20"/>
                <w:szCs w:val="20"/>
              </w:rPr>
              <w:t>(1)</w:t>
            </w:r>
          </w:p>
        </w:tc>
      </w:tr>
      <w:tr w:rsidR="004961E1" w:rsidRPr="007B39D7" w14:paraId="4336697B" w14:textId="77777777" w:rsidTr="007379C5">
        <w:trPr>
          <w:cantSplit/>
        </w:trPr>
        <w:tc>
          <w:tcPr>
            <w:tcW w:w="368" w:type="pct"/>
            <w:vAlign w:val="center"/>
          </w:tcPr>
          <w:p w14:paraId="1737CF1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S1.25</w:t>
            </w:r>
          </w:p>
        </w:tc>
        <w:tc>
          <w:tcPr>
            <w:tcW w:w="1591" w:type="pct"/>
            <w:vAlign w:val="center"/>
          </w:tcPr>
          <w:p w14:paraId="53115AA9" w14:textId="77777777" w:rsidR="004961E1" w:rsidRPr="007B39D7" w:rsidRDefault="004961E1" w:rsidP="004961E1">
            <w:pPr>
              <w:jc w:val="left"/>
              <w:rPr>
                <w:sz w:val="20"/>
                <w:szCs w:val="20"/>
              </w:rPr>
            </w:pPr>
            <w:r w:rsidRPr="007B39D7">
              <w:rPr>
                <w:rFonts w:cstheme="minorHAnsi"/>
                <w:sz w:val="20"/>
                <w:szCs w:val="20"/>
              </w:rPr>
              <w:t>basic_dedn(t)</w:t>
            </w:r>
          </w:p>
        </w:tc>
        <w:tc>
          <w:tcPr>
            <w:tcW w:w="2650" w:type="pct"/>
            <w:vAlign w:val="center"/>
          </w:tcPr>
          <w:p w14:paraId="5BCFD80A" w14:textId="77777777" w:rsidR="004961E1" w:rsidRPr="00513864" w:rsidRDefault="004961E1" w:rsidP="004961E1">
            <w:pPr>
              <w:jc w:val="left"/>
              <w:rPr>
                <w:sz w:val="20"/>
                <w:szCs w:val="20"/>
              </w:rPr>
            </w:pPr>
            <w:r>
              <w:rPr>
                <w:sz w:val="20"/>
                <w:szCs w:val="20"/>
              </w:rPr>
              <w:t xml:space="preserve">Deductions applied to basic account </w:t>
            </w:r>
          </w:p>
        </w:tc>
        <w:tc>
          <w:tcPr>
            <w:tcW w:w="392" w:type="pct"/>
            <w:vAlign w:val="center"/>
          </w:tcPr>
          <w:p w14:paraId="4F9FDEE2" w14:textId="77777777" w:rsidR="004961E1" w:rsidRDefault="004961E1" w:rsidP="007379C5">
            <w:pPr>
              <w:jc w:val="left"/>
            </w:pPr>
            <w:r w:rsidRPr="00FD57AB">
              <w:rPr>
                <w:sz w:val="20"/>
                <w:szCs w:val="20"/>
              </w:rPr>
              <w:t>(1)</w:t>
            </w:r>
          </w:p>
        </w:tc>
      </w:tr>
      <w:tr w:rsidR="004961E1" w:rsidRPr="007B39D7" w14:paraId="1C0028B6" w14:textId="77777777" w:rsidTr="007379C5">
        <w:trPr>
          <w:cantSplit/>
        </w:trPr>
        <w:tc>
          <w:tcPr>
            <w:tcW w:w="368" w:type="pct"/>
            <w:vAlign w:val="center"/>
          </w:tcPr>
          <w:p w14:paraId="1979644F"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S1.26</w:t>
            </w:r>
          </w:p>
        </w:tc>
        <w:tc>
          <w:tcPr>
            <w:tcW w:w="1591" w:type="pct"/>
            <w:vAlign w:val="center"/>
          </w:tcPr>
          <w:p w14:paraId="6109EF42" w14:textId="77777777" w:rsidR="004961E1" w:rsidRPr="007B39D7" w:rsidRDefault="004961E1" w:rsidP="004961E1">
            <w:pPr>
              <w:jc w:val="left"/>
              <w:rPr>
                <w:rFonts w:cstheme="minorHAnsi"/>
                <w:sz w:val="20"/>
                <w:szCs w:val="20"/>
              </w:rPr>
            </w:pPr>
            <w:r w:rsidRPr="007B39D7">
              <w:rPr>
                <w:rFonts w:cstheme="minorHAnsi"/>
                <w:sz w:val="20"/>
                <w:szCs w:val="20"/>
              </w:rPr>
              <w:t>topup_dedn(t)</w:t>
            </w:r>
          </w:p>
        </w:tc>
        <w:tc>
          <w:tcPr>
            <w:tcW w:w="2650" w:type="pct"/>
            <w:vAlign w:val="center"/>
          </w:tcPr>
          <w:p w14:paraId="552C9888" w14:textId="77777777" w:rsidR="004961E1" w:rsidRPr="00513864" w:rsidRDefault="004961E1" w:rsidP="004961E1">
            <w:pPr>
              <w:jc w:val="left"/>
              <w:rPr>
                <w:rFonts w:cstheme="minorHAnsi"/>
                <w:sz w:val="20"/>
                <w:szCs w:val="20"/>
              </w:rPr>
            </w:pPr>
            <w:r>
              <w:rPr>
                <w:sz w:val="20"/>
                <w:szCs w:val="20"/>
              </w:rPr>
              <w:t xml:space="preserve">Deductions applied to top-up account </w:t>
            </w:r>
          </w:p>
        </w:tc>
        <w:tc>
          <w:tcPr>
            <w:tcW w:w="392" w:type="pct"/>
            <w:vAlign w:val="center"/>
          </w:tcPr>
          <w:p w14:paraId="2AE48647" w14:textId="77777777" w:rsidR="004961E1" w:rsidRDefault="004961E1" w:rsidP="007379C5">
            <w:pPr>
              <w:jc w:val="left"/>
            </w:pPr>
            <w:r w:rsidRPr="00FD57AB">
              <w:rPr>
                <w:sz w:val="20"/>
                <w:szCs w:val="20"/>
              </w:rPr>
              <w:t>(1)</w:t>
            </w:r>
          </w:p>
        </w:tc>
      </w:tr>
      <w:tr w:rsidR="004961E1" w:rsidRPr="007B39D7" w14:paraId="0E4BA50C" w14:textId="77777777" w:rsidTr="007379C5">
        <w:trPr>
          <w:cantSplit/>
        </w:trPr>
        <w:tc>
          <w:tcPr>
            <w:tcW w:w="368" w:type="pct"/>
            <w:vAlign w:val="center"/>
          </w:tcPr>
          <w:p w14:paraId="4D269C9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S1.27</w:t>
            </w:r>
          </w:p>
        </w:tc>
        <w:tc>
          <w:tcPr>
            <w:tcW w:w="1591" w:type="pct"/>
            <w:vAlign w:val="center"/>
          </w:tcPr>
          <w:p w14:paraId="5D514755" w14:textId="77777777" w:rsidR="004961E1" w:rsidRPr="007B39D7" w:rsidRDefault="004961E1" w:rsidP="00FD5D55">
            <w:pPr>
              <w:jc w:val="left"/>
              <w:rPr>
                <w:rFonts w:cstheme="minorHAnsi"/>
                <w:sz w:val="20"/>
                <w:szCs w:val="20"/>
              </w:rPr>
            </w:pPr>
            <w:r>
              <w:rPr>
                <w:rFonts w:cstheme="minorHAnsi"/>
                <w:sz w:val="20"/>
                <w:szCs w:val="20"/>
              </w:rPr>
              <w:t>tot_dedn_act(t)</w:t>
            </w:r>
          </w:p>
        </w:tc>
        <w:tc>
          <w:tcPr>
            <w:tcW w:w="2650" w:type="pct"/>
            <w:vAlign w:val="center"/>
          </w:tcPr>
          <w:p w14:paraId="122A6DDC" w14:textId="77777777" w:rsidR="004961E1" w:rsidRDefault="004961E1" w:rsidP="00FD5D55">
            <w:pPr>
              <w:jc w:val="left"/>
              <w:rPr>
                <w:rFonts w:cstheme="minorHAnsi"/>
                <w:sz w:val="20"/>
                <w:szCs w:val="20"/>
              </w:rPr>
            </w:pPr>
            <w:r>
              <w:rPr>
                <w:rFonts w:cstheme="minorHAnsi"/>
                <w:sz w:val="20"/>
                <w:szCs w:val="20"/>
              </w:rPr>
              <w:t>Total deductions made in month t, including both deductions carried forward cleared by allocated premiums and deductions incurred that are successfully applied within that month.</w:t>
            </w:r>
          </w:p>
          <w:p w14:paraId="00C54C92" w14:textId="77777777" w:rsidR="00615E2F" w:rsidRPr="00513864" w:rsidRDefault="00615E2F" w:rsidP="00615E2F">
            <w:pPr>
              <w:jc w:val="left"/>
              <w:rPr>
                <w:rFonts w:cstheme="minorHAnsi"/>
                <w:sz w:val="20"/>
                <w:szCs w:val="20"/>
              </w:rPr>
            </w:pPr>
            <w:r>
              <w:rPr>
                <w:rFonts w:cstheme="minorHAnsi"/>
                <w:sz w:val="20"/>
                <w:szCs w:val="20"/>
              </w:rPr>
              <w:t>Note that this variable only accounts for all deductions that happen at the beginning of the month (to be used in computing the interest arising on the shareholders’ cash flows later in part 3), and hence, deductions cleared by bonuses are not included in here.</w:t>
            </w:r>
          </w:p>
        </w:tc>
        <w:tc>
          <w:tcPr>
            <w:tcW w:w="392" w:type="pct"/>
            <w:vAlign w:val="center"/>
          </w:tcPr>
          <w:p w14:paraId="2C1720A2" w14:textId="77777777" w:rsidR="004961E1" w:rsidRDefault="004961E1" w:rsidP="007379C5">
            <w:pPr>
              <w:jc w:val="left"/>
              <w:rPr>
                <w:rFonts w:cstheme="minorHAnsi"/>
                <w:sz w:val="20"/>
                <w:szCs w:val="20"/>
              </w:rPr>
            </w:pPr>
          </w:p>
        </w:tc>
      </w:tr>
      <w:tr w:rsidR="004961E1" w:rsidRPr="007B39D7" w14:paraId="42597778" w14:textId="77777777" w:rsidTr="007379C5">
        <w:trPr>
          <w:cantSplit/>
        </w:trPr>
        <w:tc>
          <w:tcPr>
            <w:tcW w:w="368" w:type="pct"/>
            <w:vAlign w:val="center"/>
          </w:tcPr>
          <w:p w14:paraId="0707733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S1.28</w:t>
            </w:r>
          </w:p>
        </w:tc>
        <w:tc>
          <w:tcPr>
            <w:tcW w:w="1591" w:type="pct"/>
            <w:vAlign w:val="center"/>
          </w:tcPr>
          <w:p w14:paraId="43DB1F57" w14:textId="77777777" w:rsidR="004961E1" w:rsidRPr="007B39D7" w:rsidRDefault="004961E1" w:rsidP="00FD5D55">
            <w:pPr>
              <w:jc w:val="left"/>
              <w:rPr>
                <w:rFonts w:cstheme="minorHAnsi"/>
                <w:sz w:val="20"/>
                <w:szCs w:val="20"/>
              </w:rPr>
            </w:pPr>
            <w:r w:rsidRPr="007B39D7">
              <w:rPr>
                <w:rFonts w:cstheme="minorHAnsi"/>
                <w:sz w:val="20"/>
                <w:szCs w:val="20"/>
              </w:rPr>
              <w:t>admin_chg(t)</w:t>
            </w:r>
          </w:p>
        </w:tc>
        <w:tc>
          <w:tcPr>
            <w:tcW w:w="2650" w:type="pct"/>
            <w:vAlign w:val="center"/>
          </w:tcPr>
          <w:p w14:paraId="484E2A74" w14:textId="77777777" w:rsidR="004961E1" w:rsidRPr="00513864" w:rsidRDefault="004961E1" w:rsidP="00FD5D55">
            <w:pPr>
              <w:jc w:val="left"/>
              <w:rPr>
                <w:rFonts w:cstheme="minorHAnsi"/>
                <w:sz w:val="20"/>
                <w:szCs w:val="20"/>
              </w:rPr>
            </w:pPr>
            <w:r>
              <w:rPr>
                <w:rFonts w:cstheme="minorHAnsi"/>
                <w:sz w:val="20"/>
              </w:rPr>
              <w:t>The monthly admin charge in month t</w:t>
            </w:r>
          </w:p>
        </w:tc>
        <w:tc>
          <w:tcPr>
            <w:tcW w:w="392" w:type="pct"/>
            <w:vAlign w:val="center"/>
          </w:tcPr>
          <w:p w14:paraId="79BF7E34" w14:textId="77777777" w:rsidR="004961E1" w:rsidRDefault="004961E1" w:rsidP="007379C5">
            <w:pPr>
              <w:jc w:val="left"/>
              <w:rPr>
                <w:rFonts w:cstheme="minorHAnsi"/>
                <w:sz w:val="20"/>
              </w:rPr>
            </w:pPr>
          </w:p>
        </w:tc>
      </w:tr>
      <w:tr w:rsidR="004961E1" w:rsidRPr="007B39D7" w14:paraId="152B3D77" w14:textId="77777777" w:rsidTr="007379C5">
        <w:trPr>
          <w:cantSplit/>
        </w:trPr>
        <w:tc>
          <w:tcPr>
            <w:tcW w:w="368" w:type="pct"/>
            <w:vAlign w:val="center"/>
          </w:tcPr>
          <w:p w14:paraId="7D4903B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S1.29</w:t>
            </w:r>
          </w:p>
        </w:tc>
        <w:tc>
          <w:tcPr>
            <w:tcW w:w="1591" w:type="pct"/>
            <w:vAlign w:val="center"/>
          </w:tcPr>
          <w:p w14:paraId="751F99FB" w14:textId="77777777" w:rsidR="004961E1" w:rsidRPr="007B39D7" w:rsidRDefault="004961E1" w:rsidP="00FD5D55">
            <w:pPr>
              <w:jc w:val="left"/>
              <w:rPr>
                <w:rFonts w:cstheme="minorHAnsi"/>
                <w:sz w:val="20"/>
                <w:szCs w:val="20"/>
              </w:rPr>
            </w:pPr>
            <w:r w:rsidRPr="00513864">
              <w:rPr>
                <w:rFonts w:cstheme="minorHAnsi"/>
                <w:sz w:val="20"/>
                <w:szCs w:val="20"/>
              </w:rPr>
              <w:t>admin_chg_start</w:t>
            </w:r>
          </w:p>
        </w:tc>
        <w:tc>
          <w:tcPr>
            <w:tcW w:w="2650" w:type="pct"/>
            <w:vAlign w:val="center"/>
          </w:tcPr>
          <w:p w14:paraId="5863159D" w14:textId="77777777" w:rsidR="004961E1" w:rsidRPr="00513864" w:rsidRDefault="004961E1" w:rsidP="00FD5D55">
            <w:pPr>
              <w:jc w:val="left"/>
              <w:rPr>
                <w:rFonts w:cstheme="minorHAnsi"/>
                <w:sz w:val="20"/>
                <w:szCs w:val="20"/>
              </w:rPr>
            </w:pPr>
            <w:r>
              <w:rPr>
                <w:rFonts w:cstheme="minorHAnsi"/>
                <w:sz w:val="20"/>
                <w:szCs w:val="20"/>
              </w:rPr>
              <w:t>The initial level of monthly admin charge applied</w:t>
            </w:r>
          </w:p>
        </w:tc>
        <w:tc>
          <w:tcPr>
            <w:tcW w:w="392" w:type="pct"/>
            <w:vAlign w:val="center"/>
          </w:tcPr>
          <w:p w14:paraId="6C41035F" w14:textId="77777777" w:rsidR="004961E1" w:rsidRDefault="004961E1" w:rsidP="007379C5">
            <w:pPr>
              <w:jc w:val="left"/>
              <w:rPr>
                <w:rFonts w:cstheme="minorHAnsi"/>
                <w:sz w:val="20"/>
                <w:szCs w:val="20"/>
              </w:rPr>
            </w:pPr>
          </w:p>
        </w:tc>
      </w:tr>
      <w:tr w:rsidR="004961E1" w:rsidRPr="007B39D7" w14:paraId="33F2E8F3" w14:textId="77777777" w:rsidTr="007379C5">
        <w:trPr>
          <w:cantSplit/>
        </w:trPr>
        <w:tc>
          <w:tcPr>
            <w:tcW w:w="368" w:type="pct"/>
            <w:vAlign w:val="center"/>
          </w:tcPr>
          <w:p w14:paraId="36E1ABB6"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S1.30</w:t>
            </w:r>
          </w:p>
        </w:tc>
        <w:tc>
          <w:tcPr>
            <w:tcW w:w="1591" w:type="pct"/>
            <w:vAlign w:val="center"/>
          </w:tcPr>
          <w:p w14:paraId="0A8548C7" w14:textId="77777777" w:rsidR="004961E1" w:rsidRPr="007B39D7" w:rsidRDefault="004961E1" w:rsidP="00FD5D55">
            <w:pPr>
              <w:jc w:val="left"/>
              <w:rPr>
                <w:rFonts w:cstheme="minorHAnsi"/>
                <w:sz w:val="20"/>
                <w:szCs w:val="20"/>
              </w:rPr>
            </w:pPr>
            <w:r w:rsidRPr="00513864">
              <w:rPr>
                <w:rFonts w:cstheme="minorHAnsi"/>
                <w:sz w:val="20"/>
                <w:szCs w:val="20"/>
              </w:rPr>
              <w:t>admin_chg_inc</w:t>
            </w:r>
          </w:p>
        </w:tc>
        <w:tc>
          <w:tcPr>
            <w:tcW w:w="2650" w:type="pct"/>
            <w:vAlign w:val="center"/>
          </w:tcPr>
          <w:p w14:paraId="36459DBC" w14:textId="77777777" w:rsidR="004961E1" w:rsidRPr="00513864" w:rsidRDefault="004961E1" w:rsidP="00FD5D55">
            <w:pPr>
              <w:jc w:val="left"/>
              <w:rPr>
                <w:rFonts w:cstheme="minorHAnsi"/>
                <w:sz w:val="20"/>
                <w:szCs w:val="20"/>
              </w:rPr>
            </w:pPr>
            <w:r>
              <w:rPr>
                <w:rFonts w:cstheme="minorHAnsi"/>
                <w:sz w:val="20"/>
                <w:szCs w:val="20"/>
              </w:rPr>
              <w:t>The increment of monthly admin charge per policy year</w:t>
            </w:r>
          </w:p>
        </w:tc>
        <w:tc>
          <w:tcPr>
            <w:tcW w:w="392" w:type="pct"/>
            <w:vAlign w:val="center"/>
          </w:tcPr>
          <w:p w14:paraId="27C10BEA" w14:textId="77777777" w:rsidR="004961E1" w:rsidRDefault="004961E1" w:rsidP="007379C5">
            <w:pPr>
              <w:jc w:val="left"/>
              <w:rPr>
                <w:rFonts w:cstheme="minorHAnsi"/>
                <w:sz w:val="20"/>
                <w:szCs w:val="20"/>
              </w:rPr>
            </w:pPr>
          </w:p>
        </w:tc>
      </w:tr>
      <w:tr w:rsidR="004961E1" w:rsidRPr="007B39D7" w14:paraId="7EACB77B" w14:textId="77777777" w:rsidTr="007379C5">
        <w:trPr>
          <w:cantSplit/>
        </w:trPr>
        <w:tc>
          <w:tcPr>
            <w:tcW w:w="368" w:type="pct"/>
            <w:vAlign w:val="center"/>
          </w:tcPr>
          <w:p w14:paraId="08DF7D0F"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S1.31</w:t>
            </w:r>
          </w:p>
        </w:tc>
        <w:tc>
          <w:tcPr>
            <w:tcW w:w="1591" w:type="pct"/>
            <w:vAlign w:val="center"/>
          </w:tcPr>
          <w:p w14:paraId="00CD6692" w14:textId="77777777" w:rsidR="004961E1" w:rsidRPr="007B39D7" w:rsidRDefault="004961E1" w:rsidP="00FD5D55">
            <w:pPr>
              <w:jc w:val="left"/>
              <w:rPr>
                <w:rFonts w:cstheme="minorHAnsi"/>
                <w:sz w:val="20"/>
                <w:szCs w:val="20"/>
              </w:rPr>
            </w:pPr>
            <w:r w:rsidRPr="00513864">
              <w:rPr>
                <w:rFonts w:cstheme="minorHAnsi"/>
                <w:sz w:val="20"/>
                <w:szCs w:val="20"/>
              </w:rPr>
              <w:t>admin_chg_cap</w:t>
            </w:r>
          </w:p>
        </w:tc>
        <w:tc>
          <w:tcPr>
            <w:tcW w:w="2650" w:type="pct"/>
            <w:vAlign w:val="center"/>
          </w:tcPr>
          <w:p w14:paraId="62E49267" w14:textId="77777777" w:rsidR="004961E1" w:rsidRPr="00513864" w:rsidRDefault="004961E1" w:rsidP="00FD5D55">
            <w:pPr>
              <w:jc w:val="left"/>
              <w:rPr>
                <w:rFonts w:cstheme="minorHAnsi"/>
                <w:sz w:val="20"/>
                <w:szCs w:val="20"/>
              </w:rPr>
            </w:pPr>
            <w:r>
              <w:rPr>
                <w:rFonts w:cstheme="minorHAnsi"/>
                <w:sz w:val="20"/>
                <w:szCs w:val="20"/>
              </w:rPr>
              <w:t>The cap of monthly admin charge applied</w:t>
            </w:r>
          </w:p>
        </w:tc>
        <w:tc>
          <w:tcPr>
            <w:tcW w:w="392" w:type="pct"/>
            <w:vAlign w:val="center"/>
          </w:tcPr>
          <w:p w14:paraId="75D16F6E" w14:textId="77777777" w:rsidR="004961E1" w:rsidRDefault="004961E1" w:rsidP="007379C5">
            <w:pPr>
              <w:jc w:val="left"/>
              <w:rPr>
                <w:rFonts w:cstheme="minorHAnsi"/>
                <w:sz w:val="20"/>
                <w:szCs w:val="20"/>
              </w:rPr>
            </w:pPr>
          </w:p>
        </w:tc>
      </w:tr>
      <w:tr w:rsidR="004961E1" w:rsidRPr="007B39D7" w14:paraId="2FB92806" w14:textId="77777777" w:rsidTr="007379C5">
        <w:trPr>
          <w:cantSplit/>
        </w:trPr>
        <w:tc>
          <w:tcPr>
            <w:tcW w:w="368" w:type="pct"/>
            <w:vAlign w:val="center"/>
          </w:tcPr>
          <w:p w14:paraId="4307F8DF"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S1.32</w:t>
            </w:r>
          </w:p>
        </w:tc>
        <w:tc>
          <w:tcPr>
            <w:tcW w:w="1591" w:type="pct"/>
            <w:vAlign w:val="center"/>
          </w:tcPr>
          <w:p w14:paraId="23E36159" w14:textId="77777777" w:rsidR="004961E1" w:rsidRPr="007B39D7" w:rsidRDefault="004961E1" w:rsidP="00FD5D55">
            <w:pPr>
              <w:jc w:val="left"/>
              <w:rPr>
                <w:rFonts w:cstheme="minorHAnsi"/>
                <w:sz w:val="20"/>
                <w:szCs w:val="20"/>
              </w:rPr>
            </w:pPr>
            <w:r w:rsidRPr="007B39D7">
              <w:rPr>
                <w:rFonts w:cstheme="minorHAnsi"/>
                <w:sz w:val="20"/>
                <w:szCs w:val="20"/>
              </w:rPr>
              <w:t>mort_coi(t)</w:t>
            </w:r>
          </w:p>
        </w:tc>
        <w:tc>
          <w:tcPr>
            <w:tcW w:w="2650" w:type="pct"/>
            <w:vAlign w:val="center"/>
          </w:tcPr>
          <w:p w14:paraId="651A611B" w14:textId="77777777" w:rsidR="004961E1" w:rsidRPr="00513864" w:rsidRDefault="004961E1" w:rsidP="008F2E50">
            <w:pPr>
              <w:jc w:val="left"/>
              <w:rPr>
                <w:sz w:val="20"/>
                <w:szCs w:val="20"/>
              </w:rPr>
            </w:pPr>
            <w:r>
              <w:rPr>
                <w:sz w:val="20"/>
                <w:szCs w:val="20"/>
              </w:rPr>
              <w:t>The monthly cost of insurance (COI) applied</w:t>
            </w:r>
          </w:p>
        </w:tc>
        <w:tc>
          <w:tcPr>
            <w:tcW w:w="392" w:type="pct"/>
            <w:vAlign w:val="center"/>
          </w:tcPr>
          <w:p w14:paraId="400C377A" w14:textId="77777777" w:rsidR="004961E1" w:rsidRDefault="004961E1" w:rsidP="007379C5">
            <w:pPr>
              <w:jc w:val="left"/>
              <w:rPr>
                <w:sz w:val="20"/>
                <w:szCs w:val="20"/>
              </w:rPr>
            </w:pPr>
          </w:p>
        </w:tc>
      </w:tr>
      <w:tr w:rsidR="004961E1" w:rsidRPr="007B39D7" w14:paraId="167FA90D" w14:textId="77777777" w:rsidTr="007379C5">
        <w:trPr>
          <w:cantSplit/>
        </w:trPr>
        <w:tc>
          <w:tcPr>
            <w:tcW w:w="368" w:type="pct"/>
            <w:vAlign w:val="center"/>
          </w:tcPr>
          <w:p w14:paraId="6D414CD0"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S1.33</w:t>
            </w:r>
          </w:p>
        </w:tc>
        <w:tc>
          <w:tcPr>
            <w:tcW w:w="1591" w:type="pct"/>
            <w:vAlign w:val="center"/>
          </w:tcPr>
          <w:p w14:paraId="7D2CB135" w14:textId="77777777" w:rsidR="004961E1" w:rsidRPr="007B39D7" w:rsidRDefault="004961E1" w:rsidP="00FD5D55">
            <w:pPr>
              <w:jc w:val="left"/>
              <w:rPr>
                <w:rFonts w:cstheme="minorHAnsi"/>
                <w:sz w:val="20"/>
                <w:szCs w:val="20"/>
              </w:rPr>
            </w:pPr>
            <w:r>
              <w:rPr>
                <w:rFonts w:cstheme="minorHAnsi"/>
                <w:sz w:val="20"/>
              </w:rPr>
              <w:t>ann_mort_coi(t)</w:t>
            </w:r>
          </w:p>
        </w:tc>
        <w:tc>
          <w:tcPr>
            <w:tcW w:w="2650" w:type="pct"/>
            <w:vAlign w:val="center"/>
          </w:tcPr>
          <w:p w14:paraId="369742F4" w14:textId="77777777" w:rsidR="004961E1" w:rsidRDefault="004961E1" w:rsidP="00FD5D55">
            <w:pPr>
              <w:jc w:val="left"/>
              <w:rPr>
                <w:rFonts w:cstheme="minorHAnsi"/>
                <w:sz w:val="20"/>
              </w:rPr>
            </w:pPr>
            <w:r>
              <w:rPr>
                <w:rFonts w:cstheme="minorHAnsi"/>
                <w:sz w:val="20"/>
              </w:rPr>
              <w:t xml:space="preserve">The annual COI rate </w:t>
            </w:r>
            <w:r w:rsidRPr="008F2E50">
              <w:rPr>
                <w:rFonts w:cstheme="minorHAnsi"/>
                <w:sz w:val="20"/>
              </w:rPr>
              <w:t>corresponding to the sex and the insured age at month t. It is looked up from the COI table mentioned in the product features.</w:t>
            </w:r>
          </w:p>
        </w:tc>
        <w:tc>
          <w:tcPr>
            <w:tcW w:w="392" w:type="pct"/>
            <w:vAlign w:val="center"/>
          </w:tcPr>
          <w:p w14:paraId="63F0587D" w14:textId="77777777" w:rsidR="004961E1" w:rsidRDefault="004961E1" w:rsidP="007379C5">
            <w:pPr>
              <w:jc w:val="left"/>
              <w:rPr>
                <w:rFonts w:cstheme="minorHAnsi"/>
                <w:sz w:val="20"/>
              </w:rPr>
            </w:pPr>
          </w:p>
        </w:tc>
      </w:tr>
      <w:tr w:rsidR="004961E1" w:rsidRPr="007B39D7" w14:paraId="0ADFAF8C" w14:textId="77777777" w:rsidTr="007379C5">
        <w:trPr>
          <w:cantSplit/>
        </w:trPr>
        <w:tc>
          <w:tcPr>
            <w:tcW w:w="368" w:type="pct"/>
            <w:vAlign w:val="center"/>
          </w:tcPr>
          <w:p w14:paraId="3A8511F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lastRenderedPageBreak/>
              <w:t>S1.34</w:t>
            </w:r>
          </w:p>
        </w:tc>
        <w:tc>
          <w:tcPr>
            <w:tcW w:w="1591" w:type="pct"/>
            <w:vAlign w:val="center"/>
          </w:tcPr>
          <w:p w14:paraId="1E0E2990" w14:textId="77777777" w:rsidR="004961E1" w:rsidRDefault="004961E1" w:rsidP="00FD5D55">
            <w:pPr>
              <w:jc w:val="left"/>
              <w:rPr>
                <w:rFonts w:cstheme="minorHAnsi"/>
                <w:sz w:val="20"/>
              </w:rPr>
            </w:pPr>
            <w:r>
              <w:rPr>
                <w:rFonts w:cstheme="minorHAnsi"/>
                <w:sz w:val="20"/>
              </w:rPr>
              <w:t>mort_loading</w:t>
            </w:r>
          </w:p>
        </w:tc>
        <w:tc>
          <w:tcPr>
            <w:tcW w:w="2650" w:type="pct"/>
            <w:vAlign w:val="center"/>
          </w:tcPr>
          <w:p w14:paraId="3807E0D1" w14:textId="77777777" w:rsidR="00AF4AF7" w:rsidRDefault="004961E1" w:rsidP="002B3C10">
            <w:pPr>
              <w:jc w:val="left"/>
              <w:rPr>
                <w:rFonts w:cstheme="minorHAnsi"/>
                <w:sz w:val="20"/>
              </w:rPr>
            </w:pPr>
            <w:r>
              <w:rPr>
                <w:rFonts w:cstheme="minorHAnsi"/>
                <w:sz w:val="20"/>
              </w:rPr>
              <w:t>The mortality loading that remains unchanged for the whole policy term and is provided from the policy inputs.</w:t>
            </w:r>
            <w:r w:rsidR="002B3C10">
              <w:rPr>
                <w:rFonts w:cstheme="minorHAnsi"/>
                <w:sz w:val="20"/>
              </w:rPr>
              <w:t xml:space="preserve"> The standard life policy has mort_loading = 0</w:t>
            </w:r>
            <w:r w:rsidR="00AF4AF7">
              <w:rPr>
                <w:rFonts w:cstheme="minorHAnsi"/>
                <w:sz w:val="20"/>
              </w:rPr>
              <w:t>.</w:t>
            </w:r>
          </w:p>
          <w:p w14:paraId="205D3914" w14:textId="214893A2" w:rsidR="004961E1" w:rsidRDefault="00AF4AF7" w:rsidP="002B3C10">
            <w:pPr>
              <w:jc w:val="left"/>
              <w:rPr>
                <w:rFonts w:cstheme="minorHAnsi"/>
                <w:sz w:val="20"/>
              </w:rPr>
            </w:pPr>
            <w:r w:rsidRPr="00AF4AF7">
              <w:rPr>
                <w:rFonts w:cstheme="minorHAnsi"/>
                <w:sz w:val="20"/>
              </w:rPr>
              <w:t>mort_loading = 0 means no extra loading; mort_loading = 100 means 100% extra (double the standard COI).</w:t>
            </w:r>
          </w:p>
        </w:tc>
        <w:tc>
          <w:tcPr>
            <w:tcW w:w="392" w:type="pct"/>
            <w:vAlign w:val="center"/>
          </w:tcPr>
          <w:p w14:paraId="33637DD9" w14:textId="77777777" w:rsidR="004961E1" w:rsidRDefault="004961E1" w:rsidP="007379C5">
            <w:pPr>
              <w:jc w:val="left"/>
              <w:rPr>
                <w:rFonts w:cstheme="minorHAnsi"/>
                <w:sz w:val="20"/>
              </w:rPr>
            </w:pPr>
          </w:p>
        </w:tc>
      </w:tr>
      <w:tr w:rsidR="004961E1" w:rsidRPr="007B39D7" w14:paraId="1771F75E" w14:textId="77777777" w:rsidTr="007379C5">
        <w:trPr>
          <w:cantSplit/>
        </w:trPr>
        <w:tc>
          <w:tcPr>
            <w:tcW w:w="368" w:type="pct"/>
            <w:vAlign w:val="center"/>
          </w:tcPr>
          <w:p w14:paraId="425E4CCD"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S1.35</w:t>
            </w:r>
          </w:p>
        </w:tc>
        <w:tc>
          <w:tcPr>
            <w:tcW w:w="1591" w:type="pct"/>
            <w:vAlign w:val="center"/>
          </w:tcPr>
          <w:p w14:paraId="36B51E21" w14:textId="77777777" w:rsidR="004961E1" w:rsidRPr="007B39D7" w:rsidRDefault="004961E1" w:rsidP="00FD5D55">
            <w:pPr>
              <w:jc w:val="left"/>
              <w:rPr>
                <w:rFonts w:cstheme="minorHAnsi"/>
                <w:sz w:val="20"/>
                <w:szCs w:val="20"/>
              </w:rPr>
            </w:pPr>
            <w:r w:rsidRPr="007B39D7">
              <w:rPr>
                <w:rFonts w:cstheme="minorHAnsi"/>
                <w:sz w:val="20"/>
                <w:szCs w:val="20"/>
              </w:rPr>
              <w:t>sar_mort(t)</w:t>
            </w:r>
          </w:p>
        </w:tc>
        <w:tc>
          <w:tcPr>
            <w:tcW w:w="2650" w:type="pct"/>
            <w:vAlign w:val="center"/>
          </w:tcPr>
          <w:p w14:paraId="5D51A0AB" w14:textId="77777777" w:rsidR="004961E1" w:rsidRPr="00513864" w:rsidRDefault="004961E1" w:rsidP="00FD5D55">
            <w:pPr>
              <w:jc w:val="left"/>
              <w:rPr>
                <w:sz w:val="20"/>
                <w:szCs w:val="20"/>
              </w:rPr>
            </w:pPr>
            <w:r>
              <w:rPr>
                <w:sz w:val="20"/>
                <w:szCs w:val="20"/>
              </w:rPr>
              <w:t xml:space="preserve">The mortality sum at risk used to compute the COI. It is the exceed of the death benefit over the basic account value after deducting admin charge. </w:t>
            </w:r>
          </w:p>
        </w:tc>
        <w:tc>
          <w:tcPr>
            <w:tcW w:w="392" w:type="pct"/>
            <w:vAlign w:val="center"/>
          </w:tcPr>
          <w:p w14:paraId="1F8DA14E" w14:textId="77777777" w:rsidR="004961E1" w:rsidRDefault="004961E1" w:rsidP="007379C5">
            <w:pPr>
              <w:jc w:val="left"/>
              <w:rPr>
                <w:sz w:val="20"/>
                <w:szCs w:val="20"/>
              </w:rPr>
            </w:pPr>
            <w:r>
              <w:rPr>
                <w:sz w:val="20"/>
                <w:szCs w:val="20"/>
              </w:rPr>
              <w:t>(2)</w:t>
            </w:r>
          </w:p>
        </w:tc>
      </w:tr>
      <w:tr w:rsidR="004961E1" w:rsidRPr="007B39D7" w14:paraId="707E8067" w14:textId="77777777" w:rsidTr="007379C5">
        <w:trPr>
          <w:cantSplit/>
        </w:trPr>
        <w:tc>
          <w:tcPr>
            <w:tcW w:w="368" w:type="pct"/>
            <w:vAlign w:val="center"/>
          </w:tcPr>
          <w:p w14:paraId="0A2B9650"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S1.36</w:t>
            </w:r>
          </w:p>
        </w:tc>
        <w:tc>
          <w:tcPr>
            <w:tcW w:w="1591" w:type="pct"/>
            <w:vAlign w:val="center"/>
          </w:tcPr>
          <w:p w14:paraId="45322147" w14:textId="77777777" w:rsidR="004961E1" w:rsidRPr="007B39D7" w:rsidRDefault="004961E1" w:rsidP="004961E1">
            <w:pPr>
              <w:jc w:val="left"/>
              <w:rPr>
                <w:rFonts w:cstheme="minorHAnsi"/>
                <w:sz w:val="20"/>
                <w:szCs w:val="20"/>
              </w:rPr>
            </w:pPr>
            <w:r w:rsidRPr="007B39D7">
              <w:rPr>
                <w:rFonts w:cstheme="minorHAnsi"/>
                <w:sz w:val="20"/>
                <w:szCs w:val="20"/>
              </w:rPr>
              <w:t>bav_coi(t)</w:t>
            </w:r>
          </w:p>
        </w:tc>
        <w:tc>
          <w:tcPr>
            <w:tcW w:w="2650" w:type="pct"/>
            <w:vAlign w:val="center"/>
          </w:tcPr>
          <w:p w14:paraId="2F336CB2" w14:textId="77777777" w:rsidR="004961E1" w:rsidRPr="00513864" w:rsidRDefault="004961E1" w:rsidP="004961E1">
            <w:pPr>
              <w:jc w:val="left"/>
              <w:rPr>
                <w:sz w:val="20"/>
                <w:szCs w:val="20"/>
              </w:rPr>
            </w:pPr>
            <w:r>
              <w:rPr>
                <w:sz w:val="20"/>
                <w:szCs w:val="20"/>
              </w:rPr>
              <w:t xml:space="preserve">The basic account value used to compute the COI. It is the basic account value before deductions minus the admin charge. </w:t>
            </w:r>
          </w:p>
        </w:tc>
        <w:tc>
          <w:tcPr>
            <w:tcW w:w="392" w:type="pct"/>
            <w:vAlign w:val="center"/>
          </w:tcPr>
          <w:p w14:paraId="62DDC294" w14:textId="77777777" w:rsidR="004961E1" w:rsidRDefault="004961E1" w:rsidP="007379C5">
            <w:pPr>
              <w:jc w:val="left"/>
            </w:pPr>
            <w:r w:rsidRPr="00B63E18">
              <w:rPr>
                <w:sz w:val="20"/>
                <w:szCs w:val="20"/>
              </w:rPr>
              <w:t>(2)</w:t>
            </w:r>
          </w:p>
        </w:tc>
      </w:tr>
      <w:tr w:rsidR="004961E1" w:rsidRPr="007B39D7" w14:paraId="5C363767" w14:textId="77777777" w:rsidTr="007379C5">
        <w:trPr>
          <w:cantSplit/>
        </w:trPr>
        <w:tc>
          <w:tcPr>
            <w:tcW w:w="368" w:type="pct"/>
            <w:vAlign w:val="center"/>
          </w:tcPr>
          <w:p w14:paraId="4010EB0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S1.37</w:t>
            </w:r>
          </w:p>
        </w:tc>
        <w:tc>
          <w:tcPr>
            <w:tcW w:w="1591" w:type="pct"/>
            <w:vAlign w:val="center"/>
          </w:tcPr>
          <w:p w14:paraId="64162078" w14:textId="77777777" w:rsidR="004961E1" w:rsidRPr="007B39D7" w:rsidRDefault="004961E1" w:rsidP="004961E1">
            <w:pPr>
              <w:jc w:val="left"/>
              <w:rPr>
                <w:rFonts w:cstheme="minorHAnsi"/>
                <w:sz w:val="20"/>
                <w:szCs w:val="20"/>
              </w:rPr>
            </w:pPr>
            <w:r w:rsidRPr="007B39D7">
              <w:rPr>
                <w:rFonts w:cstheme="minorHAnsi"/>
                <w:sz w:val="20"/>
                <w:szCs w:val="20"/>
              </w:rPr>
              <w:t>dthben_coi(t)</w:t>
            </w:r>
          </w:p>
        </w:tc>
        <w:tc>
          <w:tcPr>
            <w:tcW w:w="2650" w:type="pct"/>
            <w:vAlign w:val="center"/>
          </w:tcPr>
          <w:p w14:paraId="3FE89820" w14:textId="77777777" w:rsidR="004961E1" w:rsidRPr="008F2E50" w:rsidRDefault="004961E1" w:rsidP="004961E1">
            <w:pPr>
              <w:jc w:val="left"/>
              <w:rPr>
                <w:sz w:val="20"/>
                <w:szCs w:val="20"/>
              </w:rPr>
            </w:pPr>
            <w:r>
              <w:rPr>
                <w:sz w:val="20"/>
                <w:szCs w:val="20"/>
              </w:rPr>
              <w:t xml:space="preserve">The death benefit used to compute the COI. It is determined based on the DB option, the LIEN clause rate and the basic account value after deducting admin charge in month t. </w:t>
            </w:r>
          </w:p>
        </w:tc>
        <w:tc>
          <w:tcPr>
            <w:tcW w:w="392" w:type="pct"/>
            <w:vAlign w:val="center"/>
          </w:tcPr>
          <w:p w14:paraId="5920D91E" w14:textId="77777777" w:rsidR="004961E1" w:rsidRDefault="004961E1" w:rsidP="007379C5">
            <w:pPr>
              <w:jc w:val="left"/>
            </w:pPr>
            <w:r w:rsidRPr="00B63E18">
              <w:rPr>
                <w:sz w:val="20"/>
                <w:szCs w:val="20"/>
              </w:rPr>
              <w:t>(2)</w:t>
            </w:r>
          </w:p>
        </w:tc>
      </w:tr>
      <w:tr w:rsidR="004961E1" w:rsidRPr="007B39D7" w14:paraId="1418CFE9" w14:textId="77777777" w:rsidTr="007379C5">
        <w:trPr>
          <w:cantSplit/>
        </w:trPr>
        <w:tc>
          <w:tcPr>
            <w:tcW w:w="368" w:type="pct"/>
            <w:vAlign w:val="center"/>
          </w:tcPr>
          <w:p w14:paraId="26F84CA7"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S1.38</w:t>
            </w:r>
          </w:p>
        </w:tc>
        <w:tc>
          <w:tcPr>
            <w:tcW w:w="1591" w:type="pct"/>
            <w:vAlign w:val="center"/>
          </w:tcPr>
          <w:p w14:paraId="1EA15B2B" w14:textId="77777777" w:rsidR="004961E1" w:rsidRPr="007B39D7" w:rsidRDefault="004961E1" w:rsidP="00FD5D55">
            <w:pPr>
              <w:jc w:val="left"/>
              <w:rPr>
                <w:rFonts w:cstheme="minorHAnsi"/>
                <w:sz w:val="20"/>
                <w:szCs w:val="20"/>
              </w:rPr>
            </w:pPr>
            <w:r>
              <w:rPr>
                <w:rFonts w:cstheme="minorHAnsi"/>
                <w:sz w:val="20"/>
              </w:rPr>
              <w:t>sum_assd</w:t>
            </w:r>
          </w:p>
        </w:tc>
        <w:tc>
          <w:tcPr>
            <w:tcW w:w="2650" w:type="pct"/>
            <w:vAlign w:val="center"/>
          </w:tcPr>
          <w:p w14:paraId="2F333273" w14:textId="77777777" w:rsidR="004961E1" w:rsidRPr="006667FA" w:rsidRDefault="004961E1" w:rsidP="00FD5D55">
            <w:pPr>
              <w:jc w:val="left"/>
              <w:rPr>
                <w:rFonts w:cstheme="minorHAnsi"/>
                <w:sz w:val="20"/>
              </w:rPr>
            </w:pPr>
            <w:r>
              <w:rPr>
                <w:rFonts w:cstheme="minorHAnsi"/>
                <w:sz w:val="20"/>
              </w:rPr>
              <w:t>The sum assured provided in policy inputs.</w:t>
            </w:r>
          </w:p>
        </w:tc>
        <w:tc>
          <w:tcPr>
            <w:tcW w:w="392" w:type="pct"/>
            <w:vAlign w:val="center"/>
          </w:tcPr>
          <w:p w14:paraId="5A233799" w14:textId="77777777" w:rsidR="004961E1" w:rsidRDefault="004961E1" w:rsidP="007379C5">
            <w:pPr>
              <w:jc w:val="left"/>
              <w:rPr>
                <w:rFonts w:cstheme="minorHAnsi"/>
                <w:sz w:val="20"/>
              </w:rPr>
            </w:pPr>
          </w:p>
        </w:tc>
      </w:tr>
      <w:tr w:rsidR="004961E1" w:rsidRPr="007B39D7" w14:paraId="205E4E27" w14:textId="77777777" w:rsidTr="007379C5">
        <w:trPr>
          <w:cantSplit/>
        </w:trPr>
        <w:tc>
          <w:tcPr>
            <w:tcW w:w="368" w:type="pct"/>
            <w:vAlign w:val="center"/>
          </w:tcPr>
          <w:p w14:paraId="16ECE3A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S1.39</w:t>
            </w:r>
          </w:p>
        </w:tc>
        <w:tc>
          <w:tcPr>
            <w:tcW w:w="1591" w:type="pct"/>
            <w:vAlign w:val="center"/>
          </w:tcPr>
          <w:p w14:paraId="18E563FE" w14:textId="77777777" w:rsidR="004961E1" w:rsidRPr="007B39D7" w:rsidRDefault="004961E1" w:rsidP="00FD5D55">
            <w:pPr>
              <w:jc w:val="left"/>
              <w:rPr>
                <w:rFonts w:cstheme="minorHAnsi"/>
                <w:sz w:val="20"/>
                <w:szCs w:val="20"/>
              </w:rPr>
            </w:pPr>
            <w:r w:rsidRPr="007B39D7">
              <w:rPr>
                <w:rFonts w:cstheme="minorHAnsi"/>
                <w:sz w:val="20"/>
                <w:szCs w:val="20"/>
              </w:rPr>
              <w:t>lien_pc(t)</w:t>
            </w:r>
          </w:p>
        </w:tc>
        <w:tc>
          <w:tcPr>
            <w:tcW w:w="2650" w:type="pct"/>
            <w:vAlign w:val="center"/>
          </w:tcPr>
          <w:p w14:paraId="3339CC35" w14:textId="77777777" w:rsidR="004961E1" w:rsidRPr="00513864" w:rsidRDefault="004961E1" w:rsidP="00FD5D55">
            <w:pPr>
              <w:jc w:val="left"/>
              <w:rPr>
                <w:sz w:val="20"/>
                <w:szCs w:val="20"/>
              </w:rPr>
            </w:pPr>
            <w:r>
              <w:rPr>
                <w:sz w:val="20"/>
                <w:szCs w:val="20"/>
              </w:rPr>
              <w:t xml:space="preserve">The LIEN clause rate that </w:t>
            </w:r>
            <w:r>
              <w:rPr>
                <w:rFonts w:cstheme="minorHAnsi"/>
                <w:sz w:val="20"/>
              </w:rPr>
              <w:t>determined based on LIEN clause mentioned in product features. It only depends on the insured age</w:t>
            </w:r>
          </w:p>
        </w:tc>
        <w:tc>
          <w:tcPr>
            <w:tcW w:w="392" w:type="pct"/>
            <w:vAlign w:val="center"/>
          </w:tcPr>
          <w:p w14:paraId="4B5BEB4A" w14:textId="77777777" w:rsidR="004961E1" w:rsidRDefault="004961E1" w:rsidP="007379C5">
            <w:pPr>
              <w:jc w:val="left"/>
              <w:rPr>
                <w:sz w:val="20"/>
                <w:szCs w:val="20"/>
              </w:rPr>
            </w:pPr>
          </w:p>
        </w:tc>
      </w:tr>
      <w:tr w:rsidR="004961E1" w:rsidRPr="007B39D7" w14:paraId="227EC7F6" w14:textId="77777777" w:rsidTr="007379C5">
        <w:trPr>
          <w:cantSplit/>
        </w:trPr>
        <w:tc>
          <w:tcPr>
            <w:tcW w:w="368" w:type="pct"/>
            <w:vAlign w:val="center"/>
          </w:tcPr>
          <w:p w14:paraId="5CE8E09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S1.40</w:t>
            </w:r>
          </w:p>
        </w:tc>
        <w:tc>
          <w:tcPr>
            <w:tcW w:w="1591" w:type="pct"/>
            <w:vAlign w:val="center"/>
          </w:tcPr>
          <w:p w14:paraId="6CFD0A6C" w14:textId="77777777" w:rsidR="004961E1" w:rsidRPr="007B39D7" w:rsidRDefault="004961E1" w:rsidP="00FD5D55">
            <w:pPr>
              <w:jc w:val="left"/>
              <w:rPr>
                <w:rFonts w:cstheme="minorHAnsi"/>
                <w:sz w:val="20"/>
                <w:szCs w:val="20"/>
              </w:rPr>
            </w:pPr>
            <w:r w:rsidRPr="007B39D7">
              <w:rPr>
                <w:rFonts w:cstheme="minorHAnsi"/>
                <w:sz w:val="20"/>
                <w:szCs w:val="20"/>
              </w:rPr>
              <w:t>current_db_opt(t)</w:t>
            </w:r>
          </w:p>
        </w:tc>
        <w:tc>
          <w:tcPr>
            <w:tcW w:w="2650" w:type="pct"/>
            <w:vAlign w:val="center"/>
          </w:tcPr>
          <w:p w14:paraId="4285BDF5" w14:textId="77777777" w:rsidR="004961E1" w:rsidRDefault="004961E1" w:rsidP="00BB3E0A">
            <w:pPr>
              <w:jc w:val="left"/>
              <w:rPr>
                <w:sz w:val="20"/>
                <w:szCs w:val="20"/>
              </w:rPr>
            </w:pPr>
            <w:r>
              <w:rPr>
                <w:sz w:val="20"/>
                <w:szCs w:val="20"/>
              </w:rPr>
              <w:t>This is the DB option applied in month t. It is the DB option provided in the policy inputs but if the DB option provided is escalating, it will automatically change to basic</w:t>
            </w:r>
            <w:r w:rsidR="00BB3E0A">
              <w:rPr>
                <w:sz w:val="20"/>
                <w:szCs w:val="20"/>
              </w:rPr>
              <w:t xml:space="preserve"> at the start of the month when the insured reaches </w:t>
            </w:r>
            <w:r>
              <w:rPr>
                <w:sz w:val="20"/>
                <w:szCs w:val="20"/>
              </w:rPr>
              <w:t>the age where DB option changes, specified in product features.</w:t>
            </w:r>
          </w:p>
          <w:p w14:paraId="1FD52910" w14:textId="77777777" w:rsidR="005F6272" w:rsidRPr="00513864" w:rsidRDefault="005F6272" w:rsidP="00BB3E0A">
            <w:pPr>
              <w:jc w:val="left"/>
              <w:rPr>
                <w:sz w:val="20"/>
                <w:szCs w:val="20"/>
              </w:rPr>
            </w:pPr>
            <w:r>
              <w:rPr>
                <w:sz w:val="20"/>
                <w:szCs w:val="20"/>
              </w:rPr>
              <w:t>Note that for a policy starting with basic DB option, this value remains 1 throughout the whole policy term.</w:t>
            </w:r>
          </w:p>
        </w:tc>
        <w:tc>
          <w:tcPr>
            <w:tcW w:w="392" w:type="pct"/>
            <w:vAlign w:val="center"/>
          </w:tcPr>
          <w:p w14:paraId="4F95021C" w14:textId="77777777" w:rsidR="004961E1" w:rsidRDefault="004961E1" w:rsidP="007379C5">
            <w:pPr>
              <w:jc w:val="left"/>
              <w:rPr>
                <w:sz w:val="20"/>
                <w:szCs w:val="20"/>
              </w:rPr>
            </w:pPr>
          </w:p>
        </w:tc>
      </w:tr>
      <w:tr w:rsidR="004961E1" w:rsidRPr="007B39D7" w14:paraId="07D6C63F" w14:textId="77777777" w:rsidTr="007379C5">
        <w:trPr>
          <w:cantSplit/>
        </w:trPr>
        <w:tc>
          <w:tcPr>
            <w:tcW w:w="368" w:type="pct"/>
            <w:vAlign w:val="center"/>
          </w:tcPr>
          <w:p w14:paraId="74C9EF6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S1.41</w:t>
            </w:r>
          </w:p>
        </w:tc>
        <w:tc>
          <w:tcPr>
            <w:tcW w:w="1591" w:type="pct"/>
            <w:vAlign w:val="center"/>
          </w:tcPr>
          <w:p w14:paraId="01F1FD64" w14:textId="77777777" w:rsidR="004961E1" w:rsidRPr="007B39D7" w:rsidRDefault="004961E1" w:rsidP="00FD5D55">
            <w:pPr>
              <w:jc w:val="left"/>
              <w:rPr>
                <w:rFonts w:cstheme="minorHAnsi"/>
                <w:sz w:val="20"/>
                <w:szCs w:val="20"/>
              </w:rPr>
            </w:pPr>
            <w:r w:rsidRPr="007B39D7">
              <w:rPr>
                <w:rFonts w:cstheme="minorHAnsi"/>
                <w:sz w:val="20"/>
                <w:szCs w:val="20"/>
              </w:rPr>
              <w:t>bav_ad(t)</w:t>
            </w:r>
          </w:p>
        </w:tc>
        <w:tc>
          <w:tcPr>
            <w:tcW w:w="2650" w:type="pct"/>
            <w:vAlign w:val="center"/>
          </w:tcPr>
          <w:p w14:paraId="3B929702" w14:textId="77777777" w:rsidR="004961E1" w:rsidRPr="00513864" w:rsidRDefault="004961E1" w:rsidP="00FD5D55">
            <w:pPr>
              <w:jc w:val="left"/>
              <w:rPr>
                <w:sz w:val="20"/>
                <w:szCs w:val="20"/>
              </w:rPr>
            </w:pPr>
            <w:r>
              <w:rPr>
                <w:sz w:val="20"/>
                <w:szCs w:val="20"/>
              </w:rPr>
              <w:t>Basic account value after deductions. This is non-negative.</w:t>
            </w:r>
          </w:p>
        </w:tc>
        <w:tc>
          <w:tcPr>
            <w:tcW w:w="392" w:type="pct"/>
            <w:vAlign w:val="center"/>
          </w:tcPr>
          <w:p w14:paraId="01B7EB9E" w14:textId="77777777" w:rsidR="004961E1" w:rsidRDefault="004961E1" w:rsidP="007379C5">
            <w:pPr>
              <w:jc w:val="left"/>
              <w:rPr>
                <w:sz w:val="20"/>
                <w:szCs w:val="20"/>
              </w:rPr>
            </w:pPr>
          </w:p>
        </w:tc>
      </w:tr>
      <w:tr w:rsidR="004961E1" w:rsidRPr="007B39D7" w14:paraId="23088AF2" w14:textId="77777777" w:rsidTr="007379C5">
        <w:trPr>
          <w:cantSplit/>
        </w:trPr>
        <w:tc>
          <w:tcPr>
            <w:tcW w:w="368" w:type="pct"/>
            <w:vAlign w:val="center"/>
          </w:tcPr>
          <w:p w14:paraId="55801B0E"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S1.42</w:t>
            </w:r>
          </w:p>
        </w:tc>
        <w:tc>
          <w:tcPr>
            <w:tcW w:w="1591" w:type="pct"/>
            <w:vAlign w:val="center"/>
          </w:tcPr>
          <w:p w14:paraId="2E9AD373" w14:textId="77777777" w:rsidR="004961E1" w:rsidRPr="007B39D7" w:rsidRDefault="004961E1" w:rsidP="00FD5D55">
            <w:pPr>
              <w:jc w:val="left"/>
              <w:rPr>
                <w:rFonts w:cstheme="minorHAnsi"/>
                <w:sz w:val="20"/>
                <w:szCs w:val="20"/>
              </w:rPr>
            </w:pPr>
            <w:r w:rsidRPr="007B39D7">
              <w:rPr>
                <w:rFonts w:cstheme="minorHAnsi"/>
                <w:sz w:val="20"/>
                <w:szCs w:val="20"/>
              </w:rPr>
              <w:t>tuav_ad(t)</w:t>
            </w:r>
          </w:p>
        </w:tc>
        <w:tc>
          <w:tcPr>
            <w:tcW w:w="2650" w:type="pct"/>
            <w:vAlign w:val="center"/>
          </w:tcPr>
          <w:p w14:paraId="04AEB880" w14:textId="77777777" w:rsidR="004961E1" w:rsidRPr="00513864" w:rsidRDefault="004961E1" w:rsidP="00FD5D55">
            <w:pPr>
              <w:jc w:val="left"/>
              <w:rPr>
                <w:sz w:val="20"/>
                <w:szCs w:val="20"/>
              </w:rPr>
            </w:pPr>
            <w:r>
              <w:rPr>
                <w:sz w:val="20"/>
                <w:szCs w:val="20"/>
              </w:rPr>
              <w:t>Top-up account value after deductions. This is non-negative.</w:t>
            </w:r>
          </w:p>
        </w:tc>
        <w:tc>
          <w:tcPr>
            <w:tcW w:w="392" w:type="pct"/>
            <w:vAlign w:val="center"/>
          </w:tcPr>
          <w:p w14:paraId="3DE8B22F" w14:textId="77777777" w:rsidR="004961E1" w:rsidRDefault="004961E1" w:rsidP="007379C5">
            <w:pPr>
              <w:jc w:val="left"/>
              <w:rPr>
                <w:sz w:val="20"/>
                <w:szCs w:val="20"/>
              </w:rPr>
            </w:pPr>
          </w:p>
        </w:tc>
      </w:tr>
      <w:tr w:rsidR="004961E1" w:rsidRPr="007B39D7" w14:paraId="251C4199" w14:textId="77777777" w:rsidTr="007379C5">
        <w:trPr>
          <w:cantSplit/>
        </w:trPr>
        <w:tc>
          <w:tcPr>
            <w:tcW w:w="368" w:type="pct"/>
            <w:vAlign w:val="center"/>
          </w:tcPr>
          <w:p w14:paraId="19C71F89"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S1.43</w:t>
            </w:r>
          </w:p>
        </w:tc>
        <w:tc>
          <w:tcPr>
            <w:tcW w:w="1591" w:type="pct"/>
            <w:vAlign w:val="center"/>
          </w:tcPr>
          <w:p w14:paraId="07119866" w14:textId="77777777" w:rsidR="004961E1" w:rsidRPr="007B39D7" w:rsidRDefault="004961E1" w:rsidP="00FD5D55">
            <w:pPr>
              <w:jc w:val="left"/>
              <w:rPr>
                <w:rFonts w:cstheme="minorHAnsi"/>
                <w:sz w:val="20"/>
                <w:szCs w:val="20"/>
              </w:rPr>
            </w:pPr>
            <w:r>
              <w:rPr>
                <w:rFonts w:cstheme="minorHAnsi"/>
                <w:sz w:val="20"/>
                <w:szCs w:val="20"/>
              </w:rPr>
              <w:t>av_ad(t)</w:t>
            </w:r>
          </w:p>
        </w:tc>
        <w:tc>
          <w:tcPr>
            <w:tcW w:w="2650" w:type="pct"/>
            <w:vAlign w:val="center"/>
          </w:tcPr>
          <w:p w14:paraId="49103B6C" w14:textId="77777777" w:rsidR="004961E1" w:rsidRPr="00513864" w:rsidRDefault="004961E1" w:rsidP="00FD5D55">
            <w:pPr>
              <w:jc w:val="left"/>
              <w:rPr>
                <w:sz w:val="20"/>
                <w:szCs w:val="20"/>
              </w:rPr>
            </w:pPr>
            <w:r>
              <w:rPr>
                <w:sz w:val="20"/>
                <w:szCs w:val="20"/>
              </w:rPr>
              <w:t>Total account value after deductions which is the sum of basic and top-up account value after deductions.</w:t>
            </w:r>
          </w:p>
        </w:tc>
        <w:tc>
          <w:tcPr>
            <w:tcW w:w="392" w:type="pct"/>
            <w:vAlign w:val="center"/>
          </w:tcPr>
          <w:p w14:paraId="0EC48B2F" w14:textId="77777777" w:rsidR="004961E1" w:rsidRDefault="004961E1" w:rsidP="007379C5">
            <w:pPr>
              <w:jc w:val="left"/>
              <w:rPr>
                <w:sz w:val="20"/>
                <w:szCs w:val="20"/>
              </w:rPr>
            </w:pPr>
          </w:p>
        </w:tc>
      </w:tr>
      <w:tr w:rsidR="004961E1" w:rsidRPr="007B39D7" w14:paraId="5E1C997C" w14:textId="77777777" w:rsidTr="007379C5">
        <w:trPr>
          <w:cantSplit/>
        </w:trPr>
        <w:tc>
          <w:tcPr>
            <w:tcW w:w="368" w:type="pct"/>
            <w:vAlign w:val="center"/>
          </w:tcPr>
          <w:p w14:paraId="480D54E9"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S1.44</w:t>
            </w:r>
          </w:p>
        </w:tc>
        <w:tc>
          <w:tcPr>
            <w:tcW w:w="1591" w:type="pct"/>
            <w:vAlign w:val="center"/>
          </w:tcPr>
          <w:p w14:paraId="427F4FAD" w14:textId="77777777" w:rsidR="004961E1" w:rsidRPr="007B39D7" w:rsidRDefault="004961E1" w:rsidP="00FD5D55">
            <w:pPr>
              <w:jc w:val="left"/>
              <w:rPr>
                <w:rFonts w:cstheme="minorHAnsi"/>
                <w:sz w:val="20"/>
                <w:szCs w:val="20"/>
              </w:rPr>
            </w:pPr>
            <w:r w:rsidRPr="007B39D7">
              <w:rPr>
                <w:rFonts w:cstheme="minorHAnsi"/>
                <w:sz w:val="20"/>
                <w:szCs w:val="20"/>
              </w:rPr>
              <w:t>bav_bval_bb(t)</w:t>
            </w:r>
          </w:p>
        </w:tc>
        <w:tc>
          <w:tcPr>
            <w:tcW w:w="2650" w:type="pct"/>
            <w:vAlign w:val="center"/>
          </w:tcPr>
          <w:p w14:paraId="2920824E" w14:textId="77777777" w:rsidR="004961E1" w:rsidRPr="00513864" w:rsidRDefault="004961E1" w:rsidP="00A21C88">
            <w:pPr>
              <w:jc w:val="left"/>
              <w:rPr>
                <w:sz w:val="20"/>
                <w:szCs w:val="20"/>
              </w:rPr>
            </w:pPr>
            <w:r>
              <w:rPr>
                <w:sz w:val="20"/>
                <w:szCs w:val="20"/>
              </w:rPr>
              <w:t xml:space="preserve">Basic account value before </w:t>
            </w:r>
            <w:r w:rsidRPr="00A21C88">
              <w:rPr>
                <w:sz w:val="20"/>
                <w:szCs w:val="20"/>
              </w:rPr>
              <w:t>validation of hard guarantee of investment and before bonus</w:t>
            </w:r>
            <w:r>
              <w:rPr>
                <w:sz w:val="20"/>
                <w:szCs w:val="20"/>
              </w:rPr>
              <w:t>. This is the basic account value accumulated by the assumed ULP fund crediting rate.</w:t>
            </w:r>
          </w:p>
        </w:tc>
        <w:tc>
          <w:tcPr>
            <w:tcW w:w="392" w:type="pct"/>
            <w:vAlign w:val="center"/>
          </w:tcPr>
          <w:p w14:paraId="5F33B7BC" w14:textId="77777777" w:rsidR="004961E1" w:rsidRDefault="004961E1" w:rsidP="007379C5">
            <w:pPr>
              <w:jc w:val="left"/>
              <w:rPr>
                <w:sz w:val="20"/>
                <w:szCs w:val="20"/>
              </w:rPr>
            </w:pPr>
          </w:p>
        </w:tc>
      </w:tr>
      <w:tr w:rsidR="004961E1" w:rsidRPr="007B39D7" w14:paraId="7F3226FF" w14:textId="77777777" w:rsidTr="007379C5">
        <w:trPr>
          <w:cantSplit/>
        </w:trPr>
        <w:tc>
          <w:tcPr>
            <w:tcW w:w="368" w:type="pct"/>
            <w:vAlign w:val="center"/>
          </w:tcPr>
          <w:p w14:paraId="0A39235C"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S1.45</w:t>
            </w:r>
          </w:p>
        </w:tc>
        <w:tc>
          <w:tcPr>
            <w:tcW w:w="1591" w:type="pct"/>
            <w:vAlign w:val="center"/>
          </w:tcPr>
          <w:p w14:paraId="4D0E36D2" w14:textId="77777777" w:rsidR="004961E1" w:rsidRPr="007B39D7" w:rsidRDefault="004961E1" w:rsidP="00FD5D55">
            <w:pPr>
              <w:jc w:val="left"/>
              <w:rPr>
                <w:rFonts w:cstheme="minorHAnsi"/>
                <w:sz w:val="20"/>
                <w:szCs w:val="20"/>
              </w:rPr>
            </w:pPr>
            <w:r w:rsidRPr="007B39D7">
              <w:rPr>
                <w:rFonts w:cstheme="minorHAnsi"/>
                <w:sz w:val="20"/>
                <w:szCs w:val="20"/>
              </w:rPr>
              <w:t>m_unit_gth(t)</w:t>
            </w:r>
          </w:p>
        </w:tc>
        <w:tc>
          <w:tcPr>
            <w:tcW w:w="2650" w:type="pct"/>
            <w:vAlign w:val="center"/>
          </w:tcPr>
          <w:p w14:paraId="3559EB2F" w14:textId="0C224138" w:rsidR="004961E1" w:rsidRPr="00513864" w:rsidRDefault="004961E1" w:rsidP="00FD5D55">
            <w:pPr>
              <w:jc w:val="left"/>
              <w:rPr>
                <w:sz w:val="20"/>
                <w:szCs w:val="20"/>
              </w:rPr>
            </w:pPr>
            <w:r>
              <w:rPr>
                <w:sz w:val="20"/>
                <w:szCs w:val="20"/>
              </w:rPr>
              <w:t xml:space="preserve">The monthly ULP fund crediting rate to policyholders which is the fund earned rate after </w:t>
            </w:r>
            <w:r w:rsidR="00562EBD">
              <w:rPr>
                <w:sz w:val="20"/>
                <w:szCs w:val="20"/>
              </w:rPr>
              <w:t>deducting</w:t>
            </w:r>
            <w:r>
              <w:rPr>
                <w:sz w:val="20"/>
                <w:szCs w:val="20"/>
              </w:rPr>
              <w:t xml:space="preserve"> the fund management charge.</w:t>
            </w:r>
          </w:p>
        </w:tc>
        <w:tc>
          <w:tcPr>
            <w:tcW w:w="392" w:type="pct"/>
            <w:vAlign w:val="center"/>
          </w:tcPr>
          <w:p w14:paraId="55A03C32" w14:textId="77777777" w:rsidR="004961E1" w:rsidRDefault="004961E1" w:rsidP="007379C5">
            <w:pPr>
              <w:jc w:val="left"/>
              <w:rPr>
                <w:sz w:val="20"/>
                <w:szCs w:val="20"/>
              </w:rPr>
            </w:pPr>
          </w:p>
        </w:tc>
      </w:tr>
      <w:tr w:rsidR="004961E1" w:rsidRPr="007B39D7" w14:paraId="01791A99" w14:textId="77777777" w:rsidTr="007379C5">
        <w:trPr>
          <w:cantSplit/>
        </w:trPr>
        <w:tc>
          <w:tcPr>
            <w:tcW w:w="368" w:type="pct"/>
            <w:vAlign w:val="center"/>
          </w:tcPr>
          <w:p w14:paraId="420F06DD"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S1.46</w:t>
            </w:r>
          </w:p>
        </w:tc>
        <w:tc>
          <w:tcPr>
            <w:tcW w:w="1591" w:type="pct"/>
            <w:vAlign w:val="center"/>
          </w:tcPr>
          <w:p w14:paraId="55871A6F" w14:textId="77777777" w:rsidR="004961E1" w:rsidRPr="007B39D7" w:rsidRDefault="004961E1" w:rsidP="00FD5D55">
            <w:pPr>
              <w:jc w:val="left"/>
              <w:rPr>
                <w:rFonts w:cstheme="minorHAnsi"/>
                <w:sz w:val="20"/>
                <w:szCs w:val="20"/>
              </w:rPr>
            </w:pPr>
            <w:r w:rsidRPr="007B39D7">
              <w:rPr>
                <w:rFonts w:cstheme="minorHAnsi"/>
                <w:sz w:val="20"/>
                <w:szCs w:val="20"/>
              </w:rPr>
              <w:t>m_ulp_fer(t)</w:t>
            </w:r>
          </w:p>
        </w:tc>
        <w:tc>
          <w:tcPr>
            <w:tcW w:w="2650" w:type="pct"/>
            <w:vAlign w:val="center"/>
          </w:tcPr>
          <w:p w14:paraId="3B0DFF79" w14:textId="77777777" w:rsidR="004961E1" w:rsidRPr="00513864" w:rsidRDefault="004961E1" w:rsidP="00FD5D55">
            <w:pPr>
              <w:jc w:val="left"/>
              <w:rPr>
                <w:sz w:val="20"/>
                <w:szCs w:val="20"/>
              </w:rPr>
            </w:pPr>
            <w:r>
              <w:rPr>
                <w:rFonts w:cstheme="minorHAnsi"/>
                <w:sz w:val="20"/>
              </w:rPr>
              <w:t>The monthly ULP fund earned rate in month t</w:t>
            </w:r>
          </w:p>
        </w:tc>
        <w:tc>
          <w:tcPr>
            <w:tcW w:w="392" w:type="pct"/>
            <w:vAlign w:val="center"/>
          </w:tcPr>
          <w:p w14:paraId="230E950F" w14:textId="77777777" w:rsidR="004961E1" w:rsidRDefault="004961E1" w:rsidP="007379C5">
            <w:pPr>
              <w:jc w:val="left"/>
              <w:rPr>
                <w:rFonts w:cstheme="minorHAnsi"/>
                <w:sz w:val="20"/>
              </w:rPr>
            </w:pPr>
          </w:p>
        </w:tc>
      </w:tr>
      <w:tr w:rsidR="004961E1" w:rsidRPr="007B39D7" w14:paraId="27F2A43E" w14:textId="77777777" w:rsidTr="007379C5">
        <w:trPr>
          <w:cantSplit/>
        </w:trPr>
        <w:tc>
          <w:tcPr>
            <w:tcW w:w="368" w:type="pct"/>
            <w:vAlign w:val="center"/>
          </w:tcPr>
          <w:p w14:paraId="1DFE114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S1.47</w:t>
            </w:r>
          </w:p>
        </w:tc>
        <w:tc>
          <w:tcPr>
            <w:tcW w:w="1591" w:type="pct"/>
            <w:vAlign w:val="center"/>
          </w:tcPr>
          <w:p w14:paraId="36E8FB3A" w14:textId="77777777" w:rsidR="004961E1" w:rsidRPr="007B39D7" w:rsidRDefault="004961E1" w:rsidP="00FD5D55">
            <w:pPr>
              <w:jc w:val="left"/>
              <w:rPr>
                <w:rFonts w:cstheme="minorHAnsi"/>
                <w:sz w:val="20"/>
                <w:szCs w:val="20"/>
              </w:rPr>
            </w:pPr>
            <w:r>
              <w:rPr>
                <w:rFonts w:cstheme="minorHAnsi"/>
                <w:sz w:val="20"/>
              </w:rPr>
              <w:t>ann_ulp_fer(t)</w:t>
            </w:r>
          </w:p>
        </w:tc>
        <w:tc>
          <w:tcPr>
            <w:tcW w:w="2650" w:type="pct"/>
            <w:vAlign w:val="center"/>
          </w:tcPr>
          <w:p w14:paraId="22FAB4C7" w14:textId="77777777" w:rsidR="004961E1" w:rsidRDefault="004961E1" w:rsidP="00FD5D55">
            <w:pPr>
              <w:jc w:val="left"/>
              <w:rPr>
                <w:rFonts w:cstheme="minorHAnsi"/>
                <w:sz w:val="20"/>
              </w:rPr>
            </w:pPr>
            <w:r>
              <w:rPr>
                <w:rFonts w:cstheme="minorHAnsi"/>
                <w:sz w:val="20"/>
              </w:rPr>
              <w:t>The annual ULP fund earned rate in month t. Note that this should be provided as a %. For example, for the assumed annual fund earned rate of 4%, ann_ulp_fer = 4.</w:t>
            </w:r>
          </w:p>
        </w:tc>
        <w:tc>
          <w:tcPr>
            <w:tcW w:w="392" w:type="pct"/>
            <w:vAlign w:val="center"/>
          </w:tcPr>
          <w:p w14:paraId="06F60A37" w14:textId="77777777" w:rsidR="004961E1" w:rsidRDefault="004961E1" w:rsidP="007379C5">
            <w:pPr>
              <w:jc w:val="left"/>
              <w:rPr>
                <w:rFonts w:cstheme="minorHAnsi"/>
                <w:sz w:val="20"/>
              </w:rPr>
            </w:pPr>
          </w:p>
        </w:tc>
      </w:tr>
      <w:tr w:rsidR="004961E1" w:rsidRPr="007B39D7" w14:paraId="4538EF5D" w14:textId="77777777" w:rsidTr="007379C5">
        <w:trPr>
          <w:cantSplit/>
        </w:trPr>
        <w:tc>
          <w:tcPr>
            <w:tcW w:w="368" w:type="pct"/>
            <w:vAlign w:val="center"/>
          </w:tcPr>
          <w:p w14:paraId="2293A43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S1.48</w:t>
            </w:r>
          </w:p>
        </w:tc>
        <w:tc>
          <w:tcPr>
            <w:tcW w:w="1591" w:type="pct"/>
            <w:vAlign w:val="center"/>
          </w:tcPr>
          <w:p w14:paraId="150F5C40" w14:textId="77777777" w:rsidR="004961E1" w:rsidRPr="007B39D7" w:rsidRDefault="004961E1" w:rsidP="00FD5D55">
            <w:pPr>
              <w:jc w:val="left"/>
              <w:rPr>
                <w:rFonts w:cstheme="minorHAnsi"/>
                <w:sz w:val="20"/>
                <w:szCs w:val="20"/>
              </w:rPr>
            </w:pPr>
            <w:r>
              <w:rPr>
                <w:rFonts w:cstheme="minorHAnsi"/>
                <w:sz w:val="20"/>
              </w:rPr>
              <w:t>ulp_fer_sen</w:t>
            </w:r>
          </w:p>
        </w:tc>
        <w:tc>
          <w:tcPr>
            <w:tcW w:w="2650" w:type="pct"/>
            <w:vAlign w:val="center"/>
          </w:tcPr>
          <w:p w14:paraId="0952B24F" w14:textId="77777777" w:rsidR="004961E1" w:rsidRDefault="004961E1" w:rsidP="00FD5D55">
            <w:pPr>
              <w:jc w:val="left"/>
              <w:rPr>
                <w:rFonts w:cstheme="minorHAnsi"/>
                <w:sz w:val="20"/>
              </w:rPr>
            </w:pPr>
            <w:r>
              <w:rPr>
                <w:rFonts w:cstheme="minorHAnsi"/>
                <w:sz w:val="20"/>
              </w:rPr>
              <w:t>The sensitivity factor applied to the ULP fund earned rate. It should have the same unit as the ann_ulp_fer and it should be 0 for the base scenario.</w:t>
            </w:r>
          </w:p>
        </w:tc>
        <w:tc>
          <w:tcPr>
            <w:tcW w:w="392" w:type="pct"/>
            <w:vAlign w:val="center"/>
          </w:tcPr>
          <w:p w14:paraId="448F36DF" w14:textId="77777777" w:rsidR="004961E1" w:rsidRDefault="004961E1" w:rsidP="007379C5">
            <w:pPr>
              <w:jc w:val="left"/>
              <w:rPr>
                <w:rFonts w:cstheme="minorHAnsi"/>
                <w:sz w:val="20"/>
              </w:rPr>
            </w:pPr>
          </w:p>
        </w:tc>
      </w:tr>
      <w:tr w:rsidR="004961E1" w:rsidRPr="007B39D7" w14:paraId="7E7FB659" w14:textId="77777777" w:rsidTr="007379C5">
        <w:trPr>
          <w:cantSplit/>
        </w:trPr>
        <w:tc>
          <w:tcPr>
            <w:tcW w:w="368" w:type="pct"/>
            <w:vAlign w:val="center"/>
          </w:tcPr>
          <w:p w14:paraId="3443A14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S1.49</w:t>
            </w:r>
          </w:p>
        </w:tc>
        <w:tc>
          <w:tcPr>
            <w:tcW w:w="1591" w:type="pct"/>
            <w:vAlign w:val="center"/>
          </w:tcPr>
          <w:p w14:paraId="218EAFC8" w14:textId="355A59FA" w:rsidR="004961E1" w:rsidRPr="007B39D7" w:rsidRDefault="004961E1" w:rsidP="00FD5D55">
            <w:pPr>
              <w:jc w:val="left"/>
              <w:rPr>
                <w:rFonts w:cstheme="minorHAnsi"/>
                <w:sz w:val="20"/>
                <w:szCs w:val="20"/>
              </w:rPr>
            </w:pPr>
            <w:r w:rsidRPr="007B39D7">
              <w:rPr>
                <w:rFonts w:cstheme="minorHAnsi"/>
                <w:sz w:val="20"/>
                <w:szCs w:val="20"/>
              </w:rPr>
              <w:t>m_fmc_pc</w:t>
            </w:r>
          </w:p>
        </w:tc>
        <w:tc>
          <w:tcPr>
            <w:tcW w:w="2650" w:type="pct"/>
            <w:vAlign w:val="center"/>
          </w:tcPr>
          <w:p w14:paraId="79FA4BB7" w14:textId="77777777" w:rsidR="004961E1" w:rsidRPr="00513864" w:rsidRDefault="004961E1" w:rsidP="00FD5D55">
            <w:pPr>
              <w:jc w:val="left"/>
              <w:rPr>
                <w:sz w:val="20"/>
                <w:szCs w:val="20"/>
              </w:rPr>
            </w:pPr>
            <w:r>
              <w:rPr>
                <w:rFonts w:cstheme="minorHAnsi"/>
                <w:sz w:val="20"/>
              </w:rPr>
              <w:t>the monthly ULP fund management charge</w:t>
            </w:r>
          </w:p>
        </w:tc>
        <w:tc>
          <w:tcPr>
            <w:tcW w:w="392" w:type="pct"/>
            <w:vAlign w:val="center"/>
          </w:tcPr>
          <w:p w14:paraId="1237B74D" w14:textId="77777777" w:rsidR="004961E1" w:rsidRDefault="004961E1" w:rsidP="007379C5">
            <w:pPr>
              <w:jc w:val="left"/>
              <w:rPr>
                <w:rFonts w:cstheme="minorHAnsi"/>
                <w:sz w:val="20"/>
              </w:rPr>
            </w:pPr>
          </w:p>
        </w:tc>
      </w:tr>
      <w:tr w:rsidR="004961E1" w:rsidRPr="007B39D7" w14:paraId="71A17A7E" w14:textId="77777777" w:rsidTr="007379C5">
        <w:trPr>
          <w:cantSplit/>
        </w:trPr>
        <w:tc>
          <w:tcPr>
            <w:tcW w:w="368" w:type="pct"/>
            <w:vAlign w:val="center"/>
          </w:tcPr>
          <w:p w14:paraId="0483691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S1.50</w:t>
            </w:r>
          </w:p>
        </w:tc>
        <w:tc>
          <w:tcPr>
            <w:tcW w:w="1591" w:type="pct"/>
            <w:vAlign w:val="center"/>
          </w:tcPr>
          <w:p w14:paraId="4062B161" w14:textId="6E0FE5EE" w:rsidR="004961E1" w:rsidRPr="007B39D7" w:rsidRDefault="004961E1" w:rsidP="00FD5D55">
            <w:pPr>
              <w:jc w:val="left"/>
              <w:rPr>
                <w:rFonts w:cstheme="minorHAnsi"/>
                <w:sz w:val="20"/>
                <w:szCs w:val="20"/>
              </w:rPr>
            </w:pPr>
            <w:r>
              <w:rPr>
                <w:rFonts w:cstheme="minorHAnsi"/>
                <w:sz w:val="20"/>
              </w:rPr>
              <w:t>ann_fmc_pc</w:t>
            </w:r>
          </w:p>
        </w:tc>
        <w:tc>
          <w:tcPr>
            <w:tcW w:w="2650" w:type="pct"/>
            <w:vAlign w:val="center"/>
          </w:tcPr>
          <w:p w14:paraId="253BA7E9" w14:textId="005AD005" w:rsidR="004961E1" w:rsidRDefault="004961E1" w:rsidP="00CF5219">
            <w:pPr>
              <w:jc w:val="left"/>
              <w:rPr>
                <w:rFonts w:cstheme="minorHAnsi"/>
                <w:sz w:val="20"/>
              </w:rPr>
            </w:pPr>
            <w:r>
              <w:rPr>
                <w:rFonts w:cstheme="minorHAnsi"/>
                <w:sz w:val="20"/>
              </w:rPr>
              <w:t>The annual fund management charge provided in model assumptions. If the assumed fund management charge is 1.5% p.a. then ann_fmc_pc = 1.5</w:t>
            </w:r>
          </w:p>
        </w:tc>
        <w:tc>
          <w:tcPr>
            <w:tcW w:w="392" w:type="pct"/>
            <w:vAlign w:val="center"/>
          </w:tcPr>
          <w:p w14:paraId="7CA56F08" w14:textId="77777777" w:rsidR="004961E1" w:rsidRDefault="004961E1" w:rsidP="007379C5">
            <w:pPr>
              <w:jc w:val="left"/>
              <w:rPr>
                <w:rFonts w:cstheme="minorHAnsi"/>
                <w:sz w:val="20"/>
              </w:rPr>
            </w:pPr>
          </w:p>
        </w:tc>
      </w:tr>
      <w:tr w:rsidR="004961E1" w:rsidRPr="007B39D7" w14:paraId="1ECB7AA2" w14:textId="77777777" w:rsidTr="007379C5">
        <w:trPr>
          <w:cantSplit/>
        </w:trPr>
        <w:tc>
          <w:tcPr>
            <w:tcW w:w="368" w:type="pct"/>
            <w:vAlign w:val="center"/>
          </w:tcPr>
          <w:p w14:paraId="5AE525E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lastRenderedPageBreak/>
              <w:t>S1.51</w:t>
            </w:r>
          </w:p>
        </w:tc>
        <w:tc>
          <w:tcPr>
            <w:tcW w:w="1591" w:type="pct"/>
            <w:vAlign w:val="center"/>
          </w:tcPr>
          <w:p w14:paraId="23EB67E2" w14:textId="77777777" w:rsidR="004961E1" w:rsidRPr="007B39D7" w:rsidRDefault="004961E1" w:rsidP="00FD5D55">
            <w:pPr>
              <w:jc w:val="left"/>
              <w:rPr>
                <w:rFonts w:cstheme="minorHAnsi"/>
                <w:sz w:val="20"/>
                <w:szCs w:val="20"/>
              </w:rPr>
            </w:pPr>
            <w:r>
              <w:rPr>
                <w:rFonts w:cstheme="minorHAnsi"/>
                <w:sz w:val="20"/>
              </w:rPr>
              <w:t>fmc_sen</w:t>
            </w:r>
          </w:p>
        </w:tc>
        <w:tc>
          <w:tcPr>
            <w:tcW w:w="2650" w:type="pct"/>
            <w:vAlign w:val="center"/>
          </w:tcPr>
          <w:p w14:paraId="18FD0A97" w14:textId="77777777" w:rsidR="004961E1" w:rsidRDefault="004961E1" w:rsidP="00FD5D55">
            <w:pPr>
              <w:jc w:val="left"/>
              <w:rPr>
                <w:rFonts w:cstheme="minorHAnsi"/>
                <w:sz w:val="20"/>
              </w:rPr>
            </w:pPr>
            <w:r>
              <w:rPr>
                <w:rFonts w:cstheme="minorHAnsi"/>
                <w:sz w:val="20"/>
              </w:rPr>
              <w:t>The sensitivity factor applied to the ULP fund management charge. It should have the same unit as the ann_fmc_pc and it should be 0 for the base scenario.</w:t>
            </w:r>
          </w:p>
        </w:tc>
        <w:tc>
          <w:tcPr>
            <w:tcW w:w="392" w:type="pct"/>
            <w:vAlign w:val="center"/>
          </w:tcPr>
          <w:p w14:paraId="3E8C1341" w14:textId="77777777" w:rsidR="004961E1" w:rsidRDefault="004961E1" w:rsidP="007379C5">
            <w:pPr>
              <w:jc w:val="left"/>
              <w:rPr>
                <w:rFonts w:cstheme="minorHAnsi"/>
                <w:sz w:val="20"/>
              </w:rPr>
            </w:pPr>
          </w:p>
        </w:tc>
      </w:tr>
      <w:tr w:rsidR="004961E1" w:rsidRPr="007B39D7" w14:paraId="27A2B61A" w14:textId="77777777" w:rsidTr="007379C5">
        <w:trPr>
          <w:cantSplit/>
        </w:trPr>
        <w:tc>
          <w:tcPr>
            <w:tcW w:w="368" w:type="pct"/>
            <w:vAlign w:val="center"/>
          </w:tcPr>
          <w:p w14:paraId="7F2C606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S1.52</w:t>
            </w:r>
          </w:p>
        </w:tc>
        <w:tc>
          <w:tcPr>
            <w:tcW w:w="1591" w:type="pct"/>
            <w:vAlign w:val="center"/>
          </w:tcPr>
          <w:p w14:paraId="647B6187" w14:textId="77777777" w:rsidR="004961E1" w:rsidRPr="007B39D7" w:rsidRDefault="004961E1" w:rsidP="00FD5D55">
            <w:pPr>
              <w:jc w:val="left"/>
              <w:rPr>
                <w:rFonts w:cstheme="minorHAnsi"/>
                <w:sz w:val="20"/>
                <w:szCs w:val="20"/>
              </w:rPr>
            </w:pPr>
            <w:r w:rsidRPr="007B39D7">
              <w:rPr>
                <w:rFonts w:cstheme="minorHAnsi"/>
                <w:sz w:val="20"/>
                <w:szCs w:val="20"/>
              </w:rPr>
              <w:t>tuav_bval_bb(t)</w:t>
            </w:r>
          </w:p>
        </w:tc>
        <w:tc>
          <w:tcPr>
            <w:tcW w:w="2650" w:type="pct"/>
            <w:vAlign w:val="center"/>
          </w:tcPr>
          <w:p w14:paraId="6C5959AC" w14:textId="77777777" w:rsidR="004961E1" w:rsidRPr="00513864" w:rsidRDefault="004961E1" w:rsidP="00CF5219">
            <w:pPr>
              <w:jc w:val="left"/>
              <w:rPr>
                <w:sz w:val="20"/>
                <w:szCs w:val="20"/>
              </w:rPr>
            </w:pPr>
            <w:r>
              <w:rPr>
                <w:sz w:val="20"/>
                <w:szCs w:val="20"/>
              </w:rPr>
              <w:t xml:space="preserve">Top-up account value before </w:t>
            </w:r>
            <w:r w:rsidRPr="00A21C88">
              <w:rPr>
                <w:sz w:val="20"/>
                <w:szCs w:val="20"/>
              </w:rPr>
              <w:t>validation of hard guarantee of investment and before bonus</w:t>
            </w:r>
            <w:r>
              <w:rPr>
                <w:sz w:val="20"/>
                <w:szCs w:val="20"/>
              </w:rPr>
              <w:t>. This is the top-up account value accumulated by the assumed ULP fund crediting rate.</w:t>
            </w:r>
          </w:p>
        </w:tc>
        <w:tc>
          <w:tcPr>
            <w:tcW w:w="392" w:type="pct"/>
            <w:vAlign w:val="center"/>
          </w:tcPr>
          <w:p w14:paraId="3AD20F53" w14:textId="77777777" w:rsidR="004961E1" w:rsidRDefault="004961E1" w:rsidP="007379C5">
            <w:pPr>
              <w:jc w:val="left"/>
              <w:rPr>
                <w:sz w:val="20"/>
                <w:szCs w:val="20"/>
              </w:rPr>
            </w:pPr>
          </w:p>
        </w:tc>
      </w:tr>
      <w:tr w:rsidR="004961E1" w:rsidRPr="007B39D7" w14:paraId="7FB368C2" w14:textId="77777777" w:rsidTr="007379C5">
        <w:trPr>
          <w:cantSplit/>
        </w:trPr>
        <w:tc>
          <w:tcPr>
            <w:tcW w:w="368" w:type="pct"/>
            <w:vAlign w:val="center"/>
          </w:tcPr>
          <w:p w14:paraId="2830B9D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S1.53</w:t>
            </w:r>
          </w:p>
        </w:tc>
        <w:tc>
          <w:tcPr>
            <w:tcW w:w="1591" w:type="pct"/>
            <w:vAlign w:val="center"/>
          </w:tcPr>
          <w:p w14:paraId="7056685C" w14:textId="77777777" w:rsidR="004961E1" w:rsidRDefault="004961E1" w:rsidP="00FD5D55">
            <w:pPr>
              <w:jc w:val="left"/>
              <w:rPr>
                <w:rFonts w:ascii="Calibri" w:hAnsi="Calibri" w:cs="Calibri"/>
                <w:color w:val="000000"/>
                <w:sz w:val="20"/>
                <w:szCs w:val="20"/>
              </w:rPr>
            </w:pPr>
            <w:r>
              <w:rPr>
                <w:rFonts w:ascii="Calibri" w:hAnsi="Calibri" w:cs="Calibri"/>
                <w:color w:val="000000"/>
                <w:sz w:val="20"/>
                <w:szCs w:val="20"/>
              </w:rPr>
              <w:t>av_bval_bb(t)</w:t>
            </w:r>
          </w:p>
        </w:tc>
        <w:tc>
          <w:tcPr>
            <w:tcW w:w="2650" w:type="pct"/>
            <w:vAlign w:val="center"/>
          </w:tcPr>
          <w:p w14:paraId="3DEE89E8" w14:textId="77777777" w:rsidR="004961E1" w:rsidRDefault="004961E1" w:rsidP="00FD5D55">
            <w:pPr>
              <w:rPr>
                <w:rFonts w:ascii="Calibri" w:hAnsi="Calibri" w:cs="Calibri"/>
                <w:color w:val="000000"/>
                <w:sz w:val="20"/>
                <w:szCs w:val="20"/>
              </w:rPr>
            </w:pPr>
            <w:r>
              <w:rPr>
                <w:rFonts w:ascii="Calibri" w:hAnsi="Calibri" w:cs="Calibri"/>
                <w:color w:val="000000"/>
                <w:sz w:val="20"/>
                <w:szCs w:val="20"/>
              </w:rPr>
              <w:t xml:space="preserve">Total account value before </w:t>
            </w:r>
            <w:r w:rsidRPr="00A21C88">
              <w:rPr>
                <w:sz w:val="20"/>
                <w:szCs w:val="20"/>
              </w:rPr>
              <w:t>validation of hard guarantee of investment and before bonus</w:t>
            </w:r>
            <w:r>
              <w:rPr>
                <w:sz w:val="20"/>
                <w:szCs w:val="20"/>
              </w:rPr>
              <w:t>. This is the sum of basic and top-up corresponding account value.</w:t>
            </w:r>
          </w:p>
        </w:tc>
        <w:tc>
          <w:tcPr>
            <w:tcW w:w="392" w:type="pct"/>
            <w:vAlign w:val="center"/>
          </w:tcPr>
          <w:p w14:paraId="032D661F" w14:textId="77777777" w:rsidR="004961E1" w:rsidRDefault="004961E1" w:rsidP="007379C5">
            <w:pPr>
              <w:jc w:val="left"/>
              <w:rPr>
                <w:rFonts w:ascii="Calibri" w:hAnsi="Calibri" w:cs="Calibri"/>
                <w:color w:val="000000"/>
                <w:sz w:val="20"/>
                <w:szCs w:val="20"/>
              </w:rPr>
            </w:pPr>
          </w:p>
        </w:tc>
      </w:tr>
      <w:tr w:rsidR="004961E1" w:rsidRPr="007B39D7" w14:paraId="3EA81AB3" w14:textId="77777777" w:rsidTr="007379C5">
        <w:trPr>
          <w:cantSplit/>
        </w:trPr>
        <w:tc>
          <w:tcPr>
            <w:tcW w:w="368" w:type="pct"/>
            <w:vAlign w:val="center"/>
          </w:tcPr>
          <w:p w14:paraId="20C6CED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S1.54</w:t>
            </w:r>
          </w:p>
        </w:tc>
        <w:tc>
          <w:tcPr>
            <w:tcW w:w="1591" w:type="pct"/>
            <w:vAlign w:val="center"/>
          </w:tcPr>
          <w:p w14:paraId="05FA0253" w14:textId="77777777" w:rsidR="004961E1" w:rsidRPr="007B39D7" w:rsidRDefault="004961E1" w:rsidP="00FD5D55">
            <w:pPr>
              <w:jc w:val="left"/>
              <w:rPr>
                <w:rFonts w:cstheme="minorHAnsi"/>
                <w:sz w:val="20"/>
                <w:szCs w:val="20"/>
              </w:rPr>
            </w:pPr>
            <w:r w:rsidRPr="007B39D7">
              <w:rPr>
                <w:rFonts w:cstheme="minorHAnsi"/>
                <w:sz w:val="20"/>
                <w:szCs w:val="20"/>
              </w:rPr>
              <w:t>cog_adj_bav(t)</w:t>
            </w:r>
          </w:p>
        </w:tc>
        <w:tc>
          <w:tcPr>
            <w:tcW w:w="2650" w:type="pct"/>
            <w:vAlign w:val="center"/>
          </w:tcPr>
          <w:p w14:paraId="6337D310" w14:textId="77777777" w:rsidR="004961E1" w:rsidRPr="00513864" w:rsidRDefault="004961E1" w:rsidP="00FD5D55">
            <w:pPr>
              <w:jc w:val="left"/>
              <w:rPr>
                <w:sz w:val="20"/>
                <w:szCs w:val="20"/>
              </w:rPr>
            </w:pPr>
            <w:r>
              <w:rPr>
                <w:sz w:val="20"/>
                <w:szCs w:val="20"/>
              </w:rPr>
              <w:t xml:space="preserve">The cost of guarantee incurred to adjust the basic account value. It </w:t>
            </w:r>
            <w:r>
              <w:rPr>
                <w:rFonts w:cstheme="minorHAnsi"/>
                <w:sz w:val="20"/>
              </w:rPr>
              <w:t>is computed as the difference between the hard guaranteed investment rate and the earned rate on the account value after deductions</w:t>
            </w:r>
          </w:p>
        </w:tc>
        <w:tc>
          <w:tcPr>
            <w:tcW w:w="392" w:type="pct"/>
            <w:vAlign w:val="center"/>
          </w:tcPr>
          <w:p w14:paraId="6FA8ED64" w14:textId="77777777" w:rsidR="004961E1" w:rsidRDefault="004961E1" w:rsidP="007379C5">
            <w:pPr>
              <w:jc w:val="left"/>
              <w:rPr>
                <w:sz w:val="20"/>
                <w:szCs w:val="20"/>
              </w:rPr>
            </w:pPr>
          </w:p>
        </w:tc>
      </w:tr>
      <w:tr w:rsidR="004961E1" w:rsidRPr="007B39D7" w14:paraId="7CC7CC74" w14:textId="77777777" w:rsidTr="007379C5">
        <w:trPr>
          <w:cantSplit/>
        </w:trPr>
        <w:tc>
          <w:tcPr>
            <w:tcW w:w="368" w:type="pct"/>
            <w:vAlign w:val="center"/>
          </w:tcPr>
          <w:p w14:paraId="52152B27"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S1.55</w:t>
            </w:r>
          </w:p>
        </w:tc>
        <w:tc>
          <w:tcPr>
            <w:tcW w:w="1591" w:type="pct"/>
            <w:vAlign w:val="center"/>
          </w:tcPr>
          <w:p w14:paraId="1125671D" w14:textId="77777777" w:rsidR="004961E1" w:rsidRPr="007B39D7" w:rsidRDefault="004961E1" w:rsidP="00FD5D55">
            <w:pPr>
              <w:jc w:val="left"/>
              <w:rPr>
                <w:rFonts w:cstheme="minorHAnsi"/>
                <w:sz w:val="20"/>
                <w:szCs w:val="20"/>
              </w:rPr>
            </w:pPr>
            <w:r w:rsidRPr="007B39D7">
              <w:rPr>
                <w:rFonts w:cstheme="minorHAnsi"/>
                <w:sz w:val="20"/>
                <w:szCs w:val="20"/>
              </w:rPr>
              <w:t>m_hard_gtee(t)</w:t>
            </w:r>
          </w:p>
        </w:tc>
        <w:tc>
          <w:tcPr>
            <w:tcW w:w="2650" w:type="pct"/>
            <w:vAlign w:val="center"/>
          </w:tcPr>
          <w:p w14:paraId="62F1853F" w14:textId="77777777" w:rsidR="004961E1" w:rsidRPr="00513864" w:rsidRDefault="004961E1" w:rsidP="00FD5D55">
            <w:pPr>
              <w:jc w:val="left"/>
              <w:rPr>
                <w:sz w:val="20"/>
                <w:szCs w:val="20"/>
              </w:rPr>
            </w:pPr>
            <w:r>
              <w:rPr>
                <w:sz w:val="20"/>
                <w:szCs w:val="20"/>
              </w:rPr>
              <w:t>The monthly hard guaranteed investment rate in month t</w:t>
            </w:r>
          </w:p>
        </w:tc>
        <w:tc>
          <w:tcPr>
            <w:tcW w:w="392" w:type="pct"/>
            <w:vAlign w:val="center"/>
          </w:tcPr>
          <w:p w14:paraId="6691A730" w14:textId="77777777" w:rsidR="004961E1" w:rsidRDefault="004961E1" w:rsidP="007379C5">
            <w:pPr>
              <w:jc w:val="left"/>
              <w:rPr>
                <w:sz w:val="20"/>
                <w:szCs w:val="20"/>
              </w:rPr>
            </w:pPr>
          </w:p>
        </w:tc>
      </w:tr>
      <w:tr w:rsidR="004961E1" w:rsidRPr="007B39D7" w14:paraId="3433D573" w14:textId="77777777" w:rsidTr="007379C5">
        <w:trPr>
          <w:cantSplit/>
        </w:trPr>
        <w:tc>
          <w:tcPr>
            <w:tcW w:w="368" w:type="pct"/>
            <w:vAlign w:val="center"/>
          </w:tcPr>
          <w:p w14:paraId="17FB6D30"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S1.56</w:t>
            </w:r>
          </w:p>
        </w:tc>
        <w:tc>
          <w:tcPr>
            <w:tcW w:w="1591" w:type="pct"/>
            <w:vAlign w:val="center"/>
          </w:tcPr>
          <w:p w14:paraId="23988568" w14:textId="77777777" w:rsidR="004961E1" w:rsidRPr="007B39D7" w:rsidRDefault="004961E1" w:rsidP="00D90C06">
            <w:pPr>
              <w:jc w:val="left"/>
              <w:rPr>
                <w:rFonts w:cstheme="minorHAnsi"/>
                <w:sz w:val="20"/>
                <w:szCs w:val="20"/>
              </w:rPr>
            </w:pPr>
            <w:r>
              <w:rPr>
                <w:rFonts w:cstheme="minorHAnsi"/>
                <w:sz w:val="20"/>
              </w:rPr>
              <w:t>ann_hard_gtee(t)</w:t>
            </w:r>
          </w:p>
        </w:tc>
        <w:tc>
          <w:tcPr>
            <w:tcW w:w="2650" w:type="pct"/>
            <w:vAlign w:val="center"/>
          </w:tcPr>
          <w:p w14:paraId="2D42BEC0" w14:textId="77777777" w:rsidR="004961E1" w:rsidRPr="00513864" w:rsidRDefault="004961E1" w:rsidP="00D90C06">
            <w:pPr>
              <w:jc w:val="left"/>
              <w:rPr>
                <w:sz w:val="20"/>
                <w:szCs w:val="20"/>
              </w:rPr>
            </w:pPr>
            <w:r>
              <w:rPr>
                <w:sz w:val="20"/>
                <w:szCs w:val="20"/>
              </w:rPr>
              <w:t>The annual hard guaranteed investment rate in month t. This is looked up from the table provided in product features. For example, for year 1, if the hard guaranteed investment rate is 4% then ann_hard_gtee = 4.</w:t>
            </w:r>
          </w:p>
        </w:tc>
        <w:tc>
          <w:tcPr>
            <w:tcW w:w="392" w:type="pct"/>
            <w:vAlign w:val="center"/>
          </w:tcPr>
          <w:p w14:paraId="749C88AA" w14:textId="77777777" w:rsidR="004961E1" w:rsidRDefault="004961E1" w:rsidP="007379C5">
            <w:pPr>
              <w:jc w:val="left"/>
              <w:rPr>
                <w:sz w:val="20"/>
                <w:szCs w:val="20"/>
              </w:rPr>
            </w:pPr>
          </w:p>
        </w:tc>
      </w:tr>
      <w:tr w:rsidR="004961E1" w:rsidRPr="007B39D7" w14:paraId="1BD32860" w14:textId="77777777" w:rsidTr="007379C5">
        <w:trPr>
          <w:cantSplit/>
        </w:trPr>
        <w:tc>
          <w:tcPr>
            <w:tcW w:w="368" w:type="pct"/>
            <w:vAlign w:val="center"/>
          </w:tcPr>
          <w:p w14:paraId="439061A3"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S1.57</w:t>
            </w:r>
          </w:p>
        </w:tc>
        <w:tc>
          <w:tcPr>
            <w:tcW w:w="1591" w:type="pct"/>
            <w:vAlign w:val="center"/>
          </w:tcPr>
          <w:p w14:paraId="14FE8149" w14:textId="77777777" w:rsidR="004961E1" w:rsidRPr="007B39D7" w:rsidRDefault="004961E1" w:rsidP="00D90C06">
            <w:pPr>
              <w:jc w:val="left"/>
              <w:rPr>
                <w:rFonts w:cstheme="minorHAnsi"/>
                <w:sz w:val="20"/>
                <w:szCs w:val="20"/>
              </w:rPr>
            </w:pPr>
            <w:r w:rsidRPr="007B39D7">
              <w:rPr>
                <w:rFonts w:cstheme="minorHAnsi"/>
                <w:sz w:val="20"/>
                <w:szCs w:val="20"/>
              </w:rPr>
              <w:t>cog_adj_tuav(t)</w:t>
            </w:r>
          </w:p>
        </w:tc>
        <w:tc>
          <w:tcPr>
            <w:tcW w:w="2650" w:type="pct"/>
            <w:vAlign w:val="center"/>
          </w:tcPr>
          <w:p w14:paraId="02B2838C" w14:textId="77777777" w:rsidR="004961E1" w:rsidRPr="00513864" w:rsidRDefault="004961E1" w:rsidP="007F66D0">
            <w:pPr>
              <w:jc w:val="left"/>
              <w:rPr>
                <w:sz w:val="20"/>
                <w:szCs w:val="20"/>
              </w:rPr>
            </w:pPr>
            <w:r>
              <w:rPr>
                <w:sz w:val="20"/>
                <w:szCs w:val="20"/>
              </w:rPr>
              <w:t>The cost of guarantee incurred to adjust the top-up account value. The concept is similar to that of the basic account value.</w:t>
            </w:r>
          </w:p>
        </w:tc>
        <w:tc>
          <w:tcPr>
            <w:tcW w:w="392" w:type="pct"/>
            <w:vAlign w:val="center"/>
          </w:tcPr>
          <w:p w14:paraId="156D43EA" w14:textId="77777777" w:rsidR="004961E1" w:rsidRDefault="004961E1" w:rsidP="007379C5">
            <w:pPr>
              <w:jc w:val="left"/>
              <w:rPr>
                <w:sz w:val="20"/>
                <w:szCs w:val="20"/>
              </w:rPr>
            </w:pPr>
          </w:p>
        </w:tc>
      </w:tr>
      <w:tr w:rsidR="004961E1" w:rsidRPr="007B39D7" w14:paraId="69DAB0FD" w14:textId="77777777" w:rsidTr="007379C5">
        <w:trPr>
          <w:cantSplit/>
        </w:trPr>
        <w:tc>
          <w:tcPr>
            <w:tcW w:w="368" w:type="pct"/>
            <w:vAlign w:val="center"/>
          </w:tcPr>
          <w:p w14:paraId="0EC0B67B"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S1.58</w:t>
            </w:r>
          </w:p>
        </w:tc>
        <w:tc>
          <w:tcPr>
            <w:tcW w:w="1591" w:type="pct"/>
            <w:vAlign w:val="center"/>
          </w:tcPr>
          <w:p w14:paraId="12254ABA" w14:textId="77777777" w:rsidR="004961E1" w:rsidRPr="007B39D7" w:rsidRDefault="004961E1" w:rsidP="00D90C06">
            <w:pPr>
              <w:jc w:val="left"/>
              <w:rPr>
                <w:rFonts w:cstheme="minorHAnsi"/>
                <w:sz w:val="20"/>
                <w:szCs w:val="20"/>
              </w:rPr>
            </w:pPr>
            <w:r w:rsidRPr="007B39D7">
              <w:rPr>
                <w:rFonts w:cstheme="minorHAnsi"/>
                <w:sz w:val="20"/>
                <w:szCs w:val="20"/>
              </w:rPr>
              <w:t>bav_aval_bb(t)</w:t>
            </w:r>
          </w:p>
        </w:tc>
        <w:tc>
          <w:tcPr>
            <w:tcW w:w="2650" w:type="pct"/>
            <w:vAlign w:val="center"/>
          </w:tcPr>
          <w:p w14:paraId="3BB08455" w14:textId="77777777" w:rsidR="004961E1" w:rsidRPr="00513864" w:rsidRDefault="004961E1" w:rsidP="0087182F">
            <w:pPr>
              <w:jc w:val="left"/>
              <w:rPr>
                <w:sz w:val="20"/>
                <w:szCs w:val="20"/>
              </w:rPr>
            </w:pPr>
            <w:r>
              <w:rPr>
                <w:sz w:val="20"/>
                <w:szCs w:val="20"/>
              </w:rPr>
              <w:t>The basic a</w:t>
            </w:r>
            <w:r w:rsidRPr="0087182F">
              <w:rPr>
                <w:sz w:val="20"/>
                <w:szCs w:val="20"/>
              </w:rPr>
              <w:t xml:space="preserve">ccount </w:t>
            </w:r>
            <w:r>
              <w:rPr>
                <w:sz w:val="20"/>
                <w:szCs w:val="20"/>
              </w:rPr>
              <w:t>v</w:t>
            </w:r>
            <w:r w:rsidRPr="0087182F">
              <w:rPr>
                <w:sz w:val="20"/>
                <w:szCs w:val="20"/>
              </w:rPr>
              <w:t>alue after validation of hard guarantee of investment and before bonus</w:t>
            </w:r>
          </w:p>
        </w:tc>
        <w:tc>
          <w:tcPr>
            <w:tcW w:w="392" w:type="pct"/>
            <w:vAlign w:val="center"/>
          </w:tcPr>
          <w:p w14:paraId="7DD184A5" w14:textId="77777777" w:rsidR="004961E1" w:rsidRDefault="004961E1" w:rsidP="007379C5">
            <w:pPr>
              <w:jc w:val="left"/>
              <w:rPr>
                <w:sz w:val="20"/>
                <w:szCs w:val="20"/>
              </w:rPr>
            </w:pPr>
          </w:p>
        </w:tc>
      </w:tr>
      <w:tr w:rsidR="004961E1" w:rsidRPr="007B39D7" w14:paraId="7CA71F38" w14:textId="77777777" w:rsidTr="007379C5">
        <w:trPr>
          <w:cantSplit/>
        </w:trPr>
        <w:tc>
          <w:tcPr>
            <w:tcW w:w="368" w:type="pct"/>
            <w:vAlign w:val="center"/>
          </w:tcPr>
          <w:p w14:paraId="05C4CE47"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S1.59</w:t>
            </w:r>
          </w:p>
        </w:tc>
        <w:tc>
          <w:tcPr>
            <w:tcW w:w="1591" w:type="pct"/>
            <w:vAlign w:val="center"/>
          </w:tcPr>
          <w:p w14:paraId="6A2A30A3" w14:textId="77777777" w:rsidR="004961E1" w:rsidRPr="007B39D7" w:rsidRDefault="004961E1" w:rsidP="00D90C06">
            <w:pPr>
              <w:jc w:val="left"/>
              <w:rPr>
                <w:rFonts w:cstheme="minorHAnsi"/>
                <w:sz w:val="20"/>
                <w:szCs w:val="20"/>
              </w:rPr>
            </w:pPr>
            <w:r w:rsidRPr="007B39D7">
              <w:rPr>
                <w:rFonts w:cstheme="minorHAnsi"/>
                <w:sz w:val="20"/>
                <w:szCs w:val="20"/>
              </w:rPr>
              <w:t>tuav_aval_bb(t)</w:t>
            </w:r>
          </w:p>
        </w:tc>
        <w:tc>
          <w:tcPr>
            <w:tcW w:w="2650" w:type="pct"/>
            <w:vAlign w:val="center"/>
          </w:tcPr>
          <w:p w14:paraId="6F98DBEA" w14:textId="77777777" w:rsidR="004961E1" w:rsidRPr="00513864" w:rsidRDefault="004961E1" w:rsidP="0087182F">
            <w:pPr>
              <w:jc w:val="left"/>
              <w:rPr>
                <w:sz w:val="20"/>
                <w:szCs w:val="20"/>
              </w:rPr>
            </w:pPr>
            <w:r>
              <w:rPr>
                <w:sz w:val="20"/>
                <w:szCs w:val="20"/>
              </w:rPr>
              <w:t>The top-up a</w:t>
            </w:r>
            <w:r w:rsidRPr="0087182F">
              <w:rPr>
                <w:sz w:val="20"/>
                <w:szCs w:val="20"/>
              </w:rPr>
              <w:t xml:space="preserve">ccount </w:t>
            </w:r>
            <w:r>
              <w:rPr>
                <w:sz w:val="20"/>
                <w:szCs w:val="20"/>
              </w:rPr>
              <w:t>v</w:t>
            </w:r>
            <w:r w:rsidRPr="0087182F">
              <w:rPr>
                <w:sz w:val="20"/>
                <w:szCs w:val="20"/>
              </w:rPr>
              <w:t>alue after validation of hard guarantee of investment and before bonus</w:t>
            </w:r>
          </w:p>
        </w:tc>
        <w:tc>
          <w:tcPr>
            <w:tcW w:w="392" w:type="pct"/>
            <w:vAlign w:val="center"/>
          </w:tcPr>
          <w:p w14:paraId="5639A621" w14:textId="77777777" w:rsidR="004961E1" w:rsidRDefault="004961E1" w:rsidP="007379C5">
            <w:pPr>
              <w:jc w:val="left"/>
              <w:rPr>
                <w:sz w:val="20"/>
                <w:szCs w:val="20"/>
              </w:rPr>
            </w:pPr>
          </w:p>
        </w:tc>
      </w:tr>
      <w:tr w:rsidR="004961E1" w:rsidRPr="007B39D7" w14:paraId="407A0DA7" w14:textId="77777777" w:rsidTr="007379C5">
        <w:trPr>
          <w:cantSplit/>
        </w:trPr>
        <w:tc>
          <w:tcPr>
            <w:tcW w:w="368" w:type="pct"/>
            <w:vAlign w:val="center"/>
          </w:tcPr>
          <w:p w14:paraId="3265A26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S1.60</w:t>
            </w:r>
          </w:p>
        </w:tc>
        <w:tc>
          <w:tcPr>
            <w:tcW w:w="1591" w:type="pct"/>
            <w:vAlign w:val="center"/>
          </w:tcPr>
          <w:p w14:paraId="0013209C" w14:textId="77777777" w:rsidR="004961E1" w:rsidRPr="007B39D7" w:rsidRDefault="004961E1" w:rsidP="004961E1">
            <w:pPr>
              <w:jc w:val="left"/>
              <w:rPr>
                <w:rFonts w:cstheme="minorHAnsi"/>
                <w:sz w:val="20"/>
                <w:szCs w:val="20"/>
              </w:rPr>
            </w:pPr>
            <w:r w:rsidRPr="007B39D7">
              <w:rPr>
                <w:rFonts w:cstheme="minorHAnsi"/>
                <w:sz w:val="20"/>
                <w:szCs w:val="20"/>
              </w:rPr>
              <w:t>g_bav_bval(t)</w:t>
            </w:r>
          </w:p>
        </w:tc>
        <w:tc>
          <w:tcPr>
            <w:tcW w:w="2650" w:type="pct"/>
            <w:vAlign w:val="center"/>
          </w:tcPr>
          <w:p w14:paraId="78D6AB14" w14:textId="77777777" w:rsidR="004961E1" w:rsidRPr="00513864" w:rsidRDefault="004961E1" w:rsidP="004961E1">
            <w:pPr>
              <w:jc w:val="left"/>
              <w:rPr>
                <w:sz w:val="20"/>
                <w:szCs w:val="20"/>
              </w:rPr>
            </w:pPr>
            <w:r>
              <w:rPr>
                <w:sz w:val="20"/>
                <w:szCs w:val="20"/>
              </w:rPr>
              <w:t>G</w:t>
            </w:r>
            <w:r w:rsidRPr="004961E1">
              <w:rPr>
                <w:sz w:val="20"/>
                <w:szCs w:val="20"/>
              </w:rPr>
              <w:t>uaranteed basic account value before validation</w:t>
            </w:r>
          </w:p>
        </w:tc>
        <w:tc>
          <w:tcPr>
            <w:tcW w:w="392" w:type="pct"/>
            <w:vAlign w:val="center"/>
          </w:tcPr>
          <w:p w14:paraId="5E6E1720" w14:textId="77777777" w:rsidR="004961E1" w:rsidRDefault="004961E1" w:rsidP="007379C5">
            <w:pPr>
              <w:jc w:val="left"/>
            </w:pPr>
            <w:r w:rsidRPr="00F923AF">
              <w:rPr>
                <w:sz w:val="20"/>
                <w:szCs w:val="20"/>
              </w:rPr>
              <w:t>(3)</w:t>
            </w:r>
          </w:p>
        </w:tc>
      </w:tr>
      <w:tr w:rsidR="004961E1" w:rsidRPr="007B39D7" w14:paraId="74D5C6B4" w14:textId="77777777" w:rsidTr="007379C5">
        <w:trPr>
          <w:cantSplit/>
        </w:trPr>
        <w:tc>
          <w:tcPr>
            <w:tcW w:w="368" w:type="pct"/>
            <w:vAlign w:val="center"/>
          </w:tcPr>
          <w:p w14:paraId="256A9025"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S1.61</w:t>
            </w:r>
          </w:p>
        </w:tc>
        <w:tc>
          <w:tcPr>
            <w:tcW w:w="1591" w:type="pct"/>
            <w:vAlign w:val="center"/>
          </w:tcPr>
          <w:p w14:paraId="04289211" w14:textId="77777777" w:rsidR="004961E1" w:rsidRPr="007B39D7" w:rsidRDefault="004961E1" w:rsidP="004961E1">
            <w:pPr>
              <w:jc w:val="left"/>
              <w:rPr>
                <w:rFonts w:cstheme="minorHAnsi"/>
                <w:sz w:val="20"/>
                <w:szCs w:val="20"/>
              </w:rPr>
            </w:pPr>
            <w:r w:rsidRPr="007B39D7">
              <w:rPr>
                <w:rFonts w:cstheme="minorHAnsi"/>
                <w:sz w:val="20"/>
                <w:szCs w:val="20"/>
              </w:rPr>
              <w:t>g_tuav_bval(t)</w:t>
            </w:r>
          </w:p>
        </w:tc>
        <w:tc>
          <w:tcPr>
            <w:tcW w:w="2650" w:type="pct"/>
            <w:vAlign w:val="center"/>
          </w:tcPr>
          <w:p w14:paraId="2378599D" w14:textId="77777777" w:rsidR="004961E1" w:rsidRPr="00513864" w:rsidRDefault="004961E1" w:rsidP="004961E1">
            <w:pPr>
              <w:jc w:val="left"/>
              <w:rPr>
                <w:sz w:val="20"/>
                <w:szCs w:val="20"/>
              </w:rPr>
            </w:pPr>
            <w:r>
              <w:rPr>
                <w:sz w:val="20"/>
                <w:szCs w:val="20"/>
              </w:rPr>
              <w:t>G</w:t>
            </w:r>
            <w:r w:rsidRPr="004961E1">
              <w:rPr>
                <w:sz w:val="20"/>
                <w:szCs w:val="20"/>
              </w:rPr>
              <w:t xml:space="preserve">uaranteed </w:t>
            </w:r>
            <w:r>
              <w:rPr>
                <w:sz w:val="20"/>
                <w:szCs w:val="20"/>
              </w:rPr>
              <w:t>top-up</w:t>
            </w:r>
            <w:r w:rsidRPr="004961E1">
              <w:rPr>
                <w:sz w:val="20"/>
                <w:szCs w:val="20"/>
              </w:rPr>
              <w:t xml:space="preserve"> account value before validation</w:t>
            </w:r>
            <w:r>
              <w:rPr>
                <w:sz w:val="20"/>
                <w:szCs w:val="20"/>
              </w:rPr>
              <w:t xml:space="preserve"> </w:t>
            </w:r>
          </w:p>
        </w:tc>
        <w:tc>
          <w:tcPr>
            <w:tcW w:w="392" w:type="pct"/>
            <w:vAlign w:val="center"/>
          </w:tcPr>
          <w:p w14:paraId="5B12A1CB" w14:textId="77777777" w:rsidR="004961E1" w:rsidRDefault="004961E1" w:rsidP="007379C5">
            <w:pPr>
              <w:jc w:val="left"/>
            </w:pPr>
            <w:r w:rsidRPr="00F923AF">
              <w:rPr>
                <w:sz w:val="20"/>
                <w:szCs w:val="20"/>
              </w:rPr>
              <w:t>(3)</w:t>
            </w:r>
          </w:p>
        </w:tc>
      </w:tr>
      <w:tr w:rsidR="004961E1" w:rsidRPr="007B39D7" w14:paraId="6B5FF1ED" w14:textId="77777777" w:rsidTr="007379C5">
        <w:trPr>
          <w:cantSplit/>
        </w:trPr>
        <w:tc>
          <w:tcPr>
            <w:tcW w:w="368" w:type="pct"/>
            <w:vAlign w:val="center"/>
          </w:tcPr>
          <w:p w14:paraId="4834DF0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S1.62</w:t>
            </w:r>
          </w:p>
        </w:tc>
        <w:tc>
          <w:tcPr>
            <w:tcW w:w="1591" w:type="pct"/>
            <w:vAlign w:val="center"/>
          </w:tcPr>
          <w:p w14:paraId="2F5DD2B6" w14:textId="77777777" w:rsidR="004961E1" w:rsidRPr="007B39D7" w:rsidRDefault="004961E1" w:rsidP="004961E1">
            <w:pPr>
              <w:jc w:val="left"/>
              <w:rPr>
                <w:rFonts w:cstheme="minorHAnsi"/>
                <w:sz w:val="20"/>
                <w:szCs w:val="20"/>
              </w:rPr>
            </w:pPr>
            <w:r w:rsidRPr="007B39D7">
              <w:rPr>
                <w:rFonts w:cstheme="minorHAnsi"/>
                <w:sz w:val="20"/>
                <w:szCs w:val="20"/>
              </w:rPr>
              <w:t>cog_adj_g_bav(t)</w:t>
            </w:r>
          </w:p>
        </w:tc>
        <w:tc>
          <w:tcPr>
            <w:tcW w:w="2650" w:type="pct"/>
            <w:vAlign w:val="center"/>
          </w:tcPr>
          <w:p w14:paraId="3D69538E" w14:textId="77777777" w:rsidR="004961E1" w:rsidRPr="00513864" w:rsidRDefault="004961E1" w:rsidP="004961E1">
            <w:pPr>
              <w:jc w:val="left"/>
              <w:rPr>
                <w:sz w:val="20"/>
                <w:szCs w:val="20"/>
              </w:rPr>
            </w:pPr>
            <w:r>
              <w:rPr>
                <w:sz w:val="20"/>
                <w:szCs w:val="20"/>
              </w:rPr>
              <w:t xml:space="preserve">The adjustment applied to the </w:t>
            </w:r>
            <w:r w:rsidRPr="004961E1">
              <w:rPr>
                <w:sz w:val="20"/>
                <w:szCs w:val="20"/>
              </w:rPr>
              <w:t>guaranteed basic account value</w:t>
            </w:r>
          </w:p>
        </w:tc>
        <w:tc>
          <w:tcPr>
            <w:tcW w:w="392" w:type="pct"/>
            <w:vAlign w:val="center"/>
          </w:tcPr>
          <w:p w14:paraId="0CB73459" w14:textId="77777777" w:rsidR="004961E1" w:rsidRDefault="004961E1" w:rsidP="007379C5">
            <w:pPr>
              <w:jc w:val="left"/>
            </w:pPr>
            <w:r w:rsidRPr="00F923AF">
              <w:rPr>
                <w:sz w:val="20"/>
                <w:szCs w:val="20"/>
              </w:rPr>
              <w:t>(3)</w:t>
            </w:r>
          </w:p>
        </w:tc>
      </w:tr>
      <w:tr w:rsidR="004961E1" w:rsidRPr="007B39D7" w14:paraId="7AC5D1B2" w14:textId="77777777" w:rsidTr="007379C5">
        <w:trPr>
          <w:cantSplit/>
        </w:trPr>
        <w:tc>
          <w:tcPr>
            <w:tcW w:w="368" w:type="pct"/>
            <w:vAlign w:val="center"/>
          </w:tcPr>
          <w:p w14:paraId="5AD108C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S1.63</w:t>
            </w:r>
          </w:p>
        </w:tc>
        <w:tc>
          <w:tcPr>
            <w:tcW w:w="1591" w:type="pct"/>
            <w:vAlign w:val="center"/>
          </w:tcPr>
          <w:p w14:paraId="2049D777" w14:textId="77777777" w:rsidR="004961E1" w:rsidRPr="007B39D7" w:rsidRDefault="004961E1" w:rsidP="004961E1">
            <w:pPr>
              <w:jc w:val="left"/>
              <w:rPr>
                <w:rFonts w:cstheme="minorHAnsi"/>
                <w:sz w:val="20"/>
                <w:szCs w:val="20"/>
              </w:rPr>
            </w:pPr>
            <w:r w:rsidRPr="007B39D7">
              <w:rPr>
                <w:rFonts w:cstheme="minorHAnsi"/>
                <w:sz w:val="20"/>
                <w:szCs w:val="20"/>
              </w:rPr>
              <w:t>cog_adj_g_tuav(t)</w:t>
            </w:r>
          </w:p>
        </w:tc>
        <w:tc>
          <w:tcPr>
            <w:tcW w:w="2650" w:type="pct"/>
            <w:vAlign w:val="center"/>
          </w:tcPr>
          <w:p w14:paraId="4BDBB3AA" w14:textId="77777777" w:rsidR="004961E1" w:rsidRPr="00513864" w:rsidRDefault="004961E1" w:rsidP="004961E1">
            <w:pPr>
              <w:jc w:val="left"/>
              <w:rPr>
                <w:sz w:val="20"/>
                <w:szCs w:val="20"/>
              </w:rPr>
            </w:pPr>
            <w:r>
              <w:rPr>
                <w:sz w:val="20"/>
                <w:szCs w:val="20"/>
              </w:rPr>
              <w:t xml:space="preserve">The adjustment applied to the </w:t>
            </w:r>
            <w:r w:rsidRPr="004961E1">
              <w:rPr>
                <w:sz w:val="20"/>
                <w:szCs w:val="20"/>
              </w:rPr>
              <w:t xml:space="preserve">guaranteed </w:t>
            </w:r>
            <w:r>
              <w:rPr>
                <w:sz w:val="20"/>
                <w:szCs w:val="20"/>
              </w:rPr>
              <w:t>top-up</w:t>
            </w:r>
            <w:r w:rsidRPr="004961E1">
              <w:rPr>
                <w:sz w:val="20"/>
                <w:szCs w:val="20"/>
              </w:rPr>
              <w:t xml:space="preserve"> account value</w:t>
            </w:r>
          </w:p>
        </w:tc>
        <w:tc>
          <w:tcPr>
            <w:tcW w:w="392" w:type="pct"/>
            <w:vAlign w:val="center"/>
          </w:tcPr>
          <w:p w14:paraId="46886CE1" w14:textId="77777777" w:rsidR="004961E1" w:rsidRDefault="004961E1" w:rsidP="007379C5">
            <w:pPr>
              <w:jc w:val="left"/>
            </w:pPr>
            <w:r w:rsidRPr="00F923AF">
              <w:rPr>
                <w:sz w:val="20"/>
                <w:szCs w:val="20"/>
              </w:rPr>
              <w:t>(3)</w:t>
            </w:r>
          </w:p>
        </w:tc>
      </w:tr>
      <w:tr w:rsidR="004961E1" w:rsidRPr="007B39D7" w14:paraId="2950A714" w14:textId="77777777" w:rsidTr="007379C5">
        <w:trPr>
          <w:cantSplit/>
        </w:trPr>
        <w:tc>
          <w:tcPr>
            <w:tcW w:w="368" w:type="pct"/>
            <w:vAlign w:val="center"/>
          </w:tcPr>
          <w:p w14:paraId="120A9154"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S1.64</w:t>
            </w:r>
          </w:p>
        </w:tc>
        <w:tc>
          <w:tcPr>
            <w:tcW w:w="1591" w:type="pct"/>
            <w:vAlign w:val="center"/>
          </w:tcPr>
          <w:p w14:paraId="3A75FA24" w14:textId="77777777" w:rsidR="004961E1" w:rsidRPr="007B39D7" w:rsidRDefault="004961E1" w:rsidP="004961E1">
            <w:pPr>
              <w:jc w:val="left"/>
              <w:rPr>
                <w:rFonts w:cstheme="minorHAnsi"/>
                <w:sz w:val="20"/>
                <w:szCs w:val="20"/>
              </w:rPr>
            </w:pPr>
            <w:r w:rsidRPr="007B39D7">
              <w:rPr>
                <w:rFonts w:cstheme="minorHAnsi"/>
                <w:sz w:val="20"/>
                <w:szCs w:val="20"/>
              </w:rPr>
              <w:t>g_bav_ab(t)</w:t>
            </w:r>
          </w:p>
        </w:tc>
        <w:tc>
          <w:tcPr>
            <w:tcW w:w="2650" w:type="pct"/>
            <w:vAlign w:val="center"/>
          </w:tcPr>
          <w:p w14:paraId="5B09FA83" w14:textId="77777777" w:rsidR="004961E1" w:rsidRPr="00513864" w:rsidRDefault="004961E1" w:rsidP="004961E1">
            <w:pPr>
              <w:jc w:val="left"/>
              <w:rPr>
                <w:sz w:val="20"/>
                <w:szCs w:val="20"/>
              </w:rPr>
            </w:pPr>
            <w:r w:rsidRPr="004961E1">
              <w:rPr>
                <w:sz w:val="20"/>
                <w:szCs w:val="20"/>
              </w:rPr>
              <w:t>Gu</w:t>
            </w:r>
            <w:r>
              <w:rPr>
                <w:sz w:val="20"/>
                <w:szCs w:val="20"/>
              </w:rPr>
              <w:t>a</w:t>
            </w:r>
            <w:r w:rsidRPr="004961E1">
              <w:rPr>
                <w:sz w:val="20"/>
                <w:szCs w:val="20"/>
              </w:rPr>
              <w:t>ranteed basic account value after validation and after bonus</w:t>
            </w:r>
          </w:p>
        </w:tc>
        <w:tc>
          <w:tcPr>
            <w:tcW w:w="392" w:type="pct"/>
            <w:vAlign w:val="center"/>
          </w:tcPr>
          <w:p w14:paraId="28DC5FB7" w14:textId="77777777" w:rsidR="004961E1" w:rsidRDefault="004961E1" w:rsidP="007379C5">
            <w:pPr>
              <w:jc w:val="left"/>
            </w:pPr>
            <w:r w:rsidRPr="00F923AF">
              <w:rPr>
                <w:sz w:val="20"/>
                <w:szCs w:val="20"/>
              </w:rPr>
              <w:t>(3)</w:t>
            </w:r>
          </w:p>
        </w:tc>
      </w:tr>
      <w:tr w:rsidR="004961E1" w:rsidRPr="007B39D7" w14:paraId="5A2D1DAD" w14:textId="77777777" w:rsidTr="007379C5">
        <w:trPr>
          <w:cantSplit/>
        </w:trPr>
        <w:tc>
          <w:tcPr>
            <w:tcW w:w="368" w:type="pct"/>
            <w:vAlign w:val="center"/>
          </w:tcPr>
          <w:p w14:paraId="16267B9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S1.65</w:t>
            </w:r>
          </w:p>
        </w:tc>
        <w:tc>
          <w:tcPr>
            <w:tcW w:w="1591" w:type="pct"/>
            <w:vAlign w:val="center"/>
          </w:tcPr>
          <w:p w14:paraId="5D5F2039" w14:textId="77777777" w:rsidR="004961E1" w:rsidRPr="007B39D7" w:rsidRDefault="004961E1" w:rsidP="004961E1">
            <w:pPr>
              <w:jc w:val="left"/>
              <w:rPr>
                <w:rFonts w:cstheme="minorHAnsi"/>
                <w:sz w:val="20"/>
                <w:szCs w:val="20"/>
              </w:rPr>
            </w:pPr>
            <w:r w:rsidRPr="007B39D7">
              <w:rPr>
                <w:rFonts w:cstheme="minorHAnsi"/>
                <w:sz w:val="20"/>
                <w:szCs w:val="20"/>
              </w:rPr>
              <w:t>g_tuav_ab(t)</w:t>
            </w:r>
          </w:p>
        </w:tc>
        <w:tc>
          <w:tcPr>
            <w:tcW w:w="2650" w:type="pct"/>
            <w:vAlign w:val="center"/>
          </w:tcPr>
          <w:p w14:paraId="25640D8A" w14:textId="77777777" w:rsidR="004961E1" w:rsidRPr="00513864" w:rsidRDefault="004961E1" w:rsidP="004961E1">
            <w:pPr>
              <w:jc w:val="left"/>
              <w:rPr>
                <w:sz w:val="20"/>
                <w:szCs w:val="20"/>
              </w:rPr>
            </w:pPr>
            <w:r w:rsidRPr="004961E1">
              <w:rPr>
                <w:sz w:val="20"/>
                <w:szCs w:val="20"/>
              </w:rPr>
              <w:t>Gu</w:t>
            </w:r>
            <w:r>
              <w:rPr>
                <w:sz w:val="20"/>
                <w:szCs w:val="20"/>
              </w:rPr>
              <w:t>a</w:t>
            </w:r>
            <w:r w:rsidRPr="004961E1">
              <w:rPr>
                <w:sz w:val="20"/>
                <w:szCs w:val="20"/>
              </w:rPr>
              <w:t xml:space="preserve">ranteed </w:t>
            </w:r>
            <w:r>
              <w:rPr>
                <w:sz w:val="20"/>
                <w:szCs w:val="20"/>
              </w:rPr>
              <w:t>top-up</w:t>
            </w:r>
            <w:r w:rsidRPr="004961E1">
              <w:rPr>
                <w:sz w:val="20"/>
                <w:szCs w:val="20"/>
              </w:rPr>
              <w:t xml:space="preserve"> account value after validation and after bonus</w:t>
            </w:r>
          </w:p>
        </w:tc>
        <w:tc>
          <w:tcPr>
            <w:tcW w:w="392" w:type="pct"/>
            <w:vAlign w:val="center"/>
          </w:tcPr>
          <w:p w14:paraId="0A683104" w14:textId="77777777" w:rsidR="004961E1" w:rsidRDefault="004961E1" w:rsidP="007379C5">
            <w:pPr>
              <w:jc w:val="left"/>
            </w:pPr>
            <w:r w:rsidRPr="00F923AF">
              <w:rPr>
                <w:sz w:val="20"/>
                <w:szCs w:val="20"/>
              </w:rPr>
              <w:t>(3)</w:t>
            </w:r>
            <w:r w:rsidR="00F91435">
              <w:rPr>
                <w:sz w:val="20"/>
                <w:szCs w:val="20"/>
              </w:rPr>
              <w:t xml:space="preserve"> (4)</w:t>
            </w:r>
          </w:p>
        </w:tc>
      </w:tr>
      <w:tr w:rsidR="004961E1" w:rsidRPr="007B39D7" w14:paraId="29EA8F68" w14:textId="77777777" w:rsidTr="007379C5">
        <w:trPr>
          <w:cantSplit/>
        </w:trPr>
        <w:tc>
          <w:tcPr>
            <w:tcW w:w="368" w:type="pct"/>
            <w:vAlign w:val="center"/>
          </w:tcPr>
          <w:p w14:paraId="0FD84AA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S1.66</w:t>
            </w:r>
          </w:p>
        </w:tc>
        <w:tc>
          <w:tcPr>
            <w:tcW w:w="1591" w:type="pct"/>
            <w:vAlign w:val="center"/>
          </w:tcPr>
          <w:p w14:paraId="77B54D45" w14:textId="77777777" w:rsidR="004961E1" w:rsidRPr="007B39D7" w:rsidRDefault="004961E1" w:rsidP="004961E1">
            <w:pPr>
              <w:jc w:val="left"/>
              <w:rPr>
                <w:rFonts w:cstheme="minorHAnsi"/>
                <w:sz w:val="20"/>
                <w:szCs w:val="20"/>
              </w:rPr>
            </w:pPr>
            <w:r w:rsidRPr="007B39D7">
              <w:rPr>
                <w:sz w:val="20"/>
                <w:szCs w:val="20"/>
              </w:rPr>
              <w:t>basic_lb</w:t>
            </w:r>
            <w:r w:rsidRPr="007B39D7">
              <w:rPr>
                <w:rFonts w:cstheme="minorHAnsi"/>
                <w:sz w:val="20"/>
                <w:szCs w:val="20"/>
              </w:rPr>
              <w:t>(t)</w:t>
            </w:r>
          </w:p>
        </w:tc>
        <w:tc>
          <w:tcPr>
            <w:tcW w:w="2650" w:type="pct"/>
            <w:vAlign w:val="center"/>
          </w:tcPr>
          <w:p w14:paraId="01625764" w14:textId="77777777" w:rsidR="004961E1" w:rsidRPr="00513864" w:rsidRDefault="00EF5DD3" w:rsidP="004961E1">
            <w:pPr>
              <w:jc w:val="left"/>
              <w:rPr>
                <w:sz w:val="20"/>
                <w:szCs w:val="20"/>
              </w:rPr>
            </w:pPr>
            <w:r>
              <w:rPr>
                <w:sz w:val="20"/>
                <w:szCs w:val="20"/>
              </w:rPr>
              <w:t>Basic loyalty bonus (LB) incurred in month t</w:t>
            </w:r>
          </w:p>
        </w:tc>
        <w:tc>
          <w:tcPr>
            <w:tcW w:w="392" w:type="pct"/>
            <w:vAlign w:val="center"/>
          </w:tcPr>
          <w:p w14:paraId="34BF4C9A" w14:textId="77777777" w:rsidR="004961E1" w:rsidRPr="00513864" w:rsidRDefault="004961E1" w:rsidP="007379C5">
            <w:pPr>
              <w:jc w:val="left"/>
              <w:rPr>
                <w:sz w:val="20"/>
                <w:szCs w:val="20"/>
              </w:rPr>
            </w:pPr>
          </w:p>
        </w:tc>
      </w:tr>
      <w:tr w:rsidR="004961E1" w:rsidRPr="007B39D7" w14:paraId="47B62D17" w14:textId="77777777" w:rsidTr="007379C5">
        <w:trPr>
          <w:cantSplit/>
        </w:trPr>
        <w:tc>
          <w:tcPr>
            <w:tcW w:w="368" w:type="pct"/>
            <w:vAlign w:val="center"/>
          </w:tcPr>
          <w:p w14:paraId="268C577F"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S1.67</w:t>
            </w:r>
          </w:p>
        </w:tc>
        <w:tc>
          <w:tcPr>
            <w:tcW w:w="1591" w:type="pct"/>
            <w:vAlign w:val="center"/>
          </w:tcPr>
          <w:p w14:paraId="710562A3" w14:textId="77777777" w:rsidR="004961E1" w:rsidRPr="007B39D7" w:rsidRDefault="004961E1" w:rsidP="004961E1">
            <w:pPr>
              <w:jc w:val="left"/>
              <w:rPr>
                <w:sz w:val="20"/>
                <w:szCs w:val="20"/>
              </w:rPr>
            </w:pPr>
            <w:r w:rsidRPr="005670F5">
              <w:rPr>
                <w:sz w:val="20"/>
              </w:rPr>
              <w:t>basic_lb_pc(t)</w:t>
            </w:r>
          </w:p>
        </w:tc>
        <w:tc>
          <w:tcPr>
            <w:tcW w:w="2650" w:type="pct"/>
            <w:vAlign w:val="center"/>
          </w:tcPr>
          <w:p w14:paraId="76A5F1F2" w14:textId="77777777" w:rsidR="004961E1" w:rsidRDefault="00EF5DD3" w:rsidP="00532412">
            <w:pPr>
              <w:jc w:val="left"/>
              <w:rPr>
                <w:sz w:val="20"/>
              </w:rPr>
            </w:pPr>
            <w:r>
              <w:rPr>
                <w:sz w:val="20"/>
              </w:rPr>
              <w:t>The basic LB rate applied in month t</w:t>
            </w:r>
            <w:r w:rsidR="00532412">
              <w:rPr>
                <w:sz w:val="20"/>
              </w:rPr>
              <w:t>. If the rate is 5% then basic_lb_pc = 5.</w:t>
            </w:r>
          </w:p>
        </w:tc>
        <w:tc>
          <w:tcPr>
            <w:tcW w:w="392" w:type="pct"/>
            <w:vAlign w:val="center"/>
          </w:tcPr>
          <w:p w14:paraId="573FDAB5" w14:textId="77777777" w:rsidR="004961E1" w:rsidRDefault="004961E1" w:rsidP="007379C5">
            <w:pPr>
              <w:jc w:val="left"/>
              <w:rPr>
                <w:sz w:val="20"/>
              </w:rPr>
            </w:pPr>
          </w:p>
        </w:tc>
      </w:tr>
      <w:tr w:rsidR="004961E1" w:rsidRPr="007B39D7" w14:paraId="6A532ADA" w14:textId="77777777" w:rsidTr="007379C5">
        <w:trPr>
          <w:cantSplit/>
        </w:trPr>
        <w:tc>
          <w:tcPr>
            <w:tcW w:w="368" w:type="pct"/>
            <w:vAlign w:val="center"/>
          </w:tcPr>
          <w:p w14:paraId="32ECB54E"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S1.68</w:t>
            </w:r>
          </w:p>
        </w:tc>
        <w:tc>
          <w:tcPr>
            <w:tcW w:w="1591" w:type="pct"/>
            <w:vAlign w:val="center"/>
          </w:tcPr>
          <w:p w14:paraId="3DF44508" w14:textId="77777777" w:rsidR="004961E1" w:rsidRPr="005670F5" w:rsidRDefault="004961E1" w:rsidP="004961E1">
            <w:pPr>
              <w:jc w:val="left"/>
              <w:rPr>
                <w:sz w:val="20"/>
              </w:rPr>
            </w:pPr>
            <w:r w:rsidRPr="005670F5">
              <w:rPr>
                <w:sz w:val="20"/>
              </w:rPr>
              <w:t>avg_bav_lb(t)</w:t>
            </w:r>
          </w:p>
        </w:tc>
        <w:tc>
          <w:tcPr>
            <w:tcW w:w="2650" w:type="pct"/>
            <w:vAlign w:val="center"/>
          </w:tcPr>
          <w:p w14:paraId="5F09199F" w14:textId="556116B3" w:rsidR="004961E1" w:rsidRDefault="00EF5DD3" w:rsidP="004961E1">
            <w:pPr>
              <w:jc w:val="left"/>
              <w:rPr>
                <w:sz w:val="20"/>
              </w:rPr>
            </w:pPr>
            <w:r>
              <w:rPr>
                <w:sz w:val="20"/>
              </w:rPr>
              <w:t>The average basic account value</w:t>
            </w:r>
            <w:r w:rsidR="00F91435">
              <w:rPr>
                <w:sz w:val="20"/>
              </w:rPr>
              <w:t xml:space="preserve"> over the consideration period for the basic LB</w:t>
            </w:r>
            <w:r w:rsidR="00F13E51">
              <w:rPr>
                <w:sz w:val="20"/>
              </w:rPr>
              <w:t xml:space="preserve">, including the basic account value before bonus in the </w:t>
            </w:r>
            <w:r w:rsidR="00184DD5">
              <w:rPr>
                <w:sz w:val="20"/>
              </w:rPr>
              <w:t>due month</w:t>
            </w:r>
            <w:r w:rsidR="00F91435">
              <w:rPr>
                <w:sz w:val="20"/>
              </w:rPr>
              <w:t>. This is based on basic account value after validation of hard guarantee and before bonus.</w:t>
            </w:r>
          </w:p>
        </w:tc>
        <w:tc>
          <w:tcPr>
            <w:tcW w:w="392" w:type="pct"/>
            <w:vAlign w:val="center"/>
          </w:tcPr>
          <w:p w14:paraId="7B28E12B" w14:textId="77777777" w:rsidR="004961E1" w:rsidRDefault="004961E1" w:rsidP="007379C5">
            <w:pPr>
              <w:jc w:val="left"/>
              <w:rPr>
                <w:sz w:val="20"/>
              </w:rPr>
            </w:pPr>
          </w:p>
        </w:tc>
      </w:tr>
      <w:tr w:rsidR="00F91435" w:rsidRPr="007B39D7" w14:paraId="5943F6E9" w14:textId="77777777" w:rsidTr="007379C5">
        <w:trPr>
          <w:cantSplit/>
        </w:trPr>
        <w:tc>
          <w:tcPr>
            <w:tcW w:w="368" w:type="pct"/>
            <w:vAlign w:val="center"/>
          </w:tcPr>
          <w:p w14:paraId="139FCD55"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S1.69</w:t>
            </w:r>
          </w:p>
        </w:tc>
        <w:tc>
          <w:tcPr>
            <w:tcW w:w="1591" w:type="pct"/>
            <w:vAlign w:val="center"/>
          </w:tcPr>
          <w:p w14:paraId="7494EB13" w14:textId="77777777" w:rsidR="00F91435" w:rsidRPr="007B39D7" w:rsidRDefault="00F91435" w:rsidP="00F91435">
            <w:pPr>
              <w:jc w:val="left"/>
              <w:rPr>
                <w:rFonts w:cstheme="minorHAnsi"/>
                <w:sz w:val="20"/>
                <w:szCs w:val="20"/>
              </w:rPr>
            </w:pPr>
            <w:r w:rsidRPr="007B39D7">
              <w:rPr>
                <w:sz w:val="20"/>
                <w:szCs w:val="20"/>
              </w:rPr>
              <w:t>topup_lb</w:t>
            </w:r>
            <w:r w:rsidRPr="007B39D7">
              <w:rPr>
                <w:rFonts w:cstheme="minorHAnsi"/>
                <w:sz w:val="20"/>
                <w:szCs w:val="20"/>
              </w:rPr>
              <w:t>(t)</w:t>
            </w:r>
          </w:p>
        </w:tc>
        <w:tc>
          <w:tcPr>
            <w:tcW w:w="2650" w:type="pct"/>
            <w:vAlign w:val="center"/>
          </w:tcPr>
          <w:p w14:paraId="100B36C2" w14:textId="77777777" w:rsidR="00F91435" w:rsidRPr="00513864" w:rsidRDefault="00F91435" w:rsidP="00F91435">
            <w:pPr>
              <w:jc w:val="left"/>
              <w:rPr>
                <w:sz w:val="20"/>
                <w:szCs w:val="20"/>
              </w:rPr>
            </w:pPr>
            <w:r>
              <w:rPr>
                <w:sz w:val="20"/>
                <w:szCs w:val="20"/>
              </w:rPr>
              <w:t>Top-up loyalty bonus (LB) incurred in month t</w:t>
            </w:r>
          </w:p>
        </w:tc>
        <w:tc>
          <w:tcPr>
            <w:tcW w:w="392" w:type="pct"/>
            <w:vAlign w:val="center"/>
          </w:tcPr>
          <w:p w14:paraId="194077E3" w14:textId="77777777" w:rsidR="00F91435" w:rsidRPr="00513864" w:rsidRDefault="00F91435" w:rsidP="007379C5">
            <w:pPr>
              <w:jc w:val="left"/>
              <w:rPr>
                <w:sz w:val="20"/>
                <w:szCs w:val="20"/>
              </w:rPr>
            </w:pPr>
          </w:p>
        </w:tc>
      </w:tr>
      <w:tr w:rsidR="00F91435" w:rsidRPr="007B39D7" w14:paraId="35A6B429" w14:textId="77777777" w:rsidTr="007379C5">
        <w:trPr>
          <w:cantSplit/>
        </w:trPr>
        <w:tc>
          <w:tcPr>
            <w:tcW w:w="368" w:type="pct"/>
            <w:vAlign w:val="center"/>
          </w:tcPr>
          <w:p w14:paraId="1F64325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S1.70</w:t>
            </w:r>
          </w:p>
        </w:tc>
        <w:tc>
          <w:tcPr>
            <w:tcW w:w="1591" w:type="pct"/>
            <w:vAlign w:val="center"/>
          </w:tcPr>
          <w:p w14:paraId="61ED254D" w14:textId="77777777" w:rsidR="00F91435" w:rsidRPr="007B39D7" w:rsidRDefault="00F91435" w:rsidP="00F91435">
            <w:pPr>
              <w:jc w:val="left"/>
              <w:rPr>
                <w:sz w:val="20"/>
                <w:szCs w:val="20"/>
              </w:rPr>
            </w:pPr>
            <w:r>
              <w:rPr>
                <w:sz w:val="20"/>
              </w:rPr>
              <w:t>topup_lb_pc(t)</w:t>
            </w:r>
          </w:p>
        </w:tc>
        <w:tc>
          <w:tcPr>
            <w:tcW w:w="2650" w:type="pct"/>
            <w:vAlign w:val="center"/>
          </w:tcPr>
          <w:p w14:paraId="61BCDD0D" w14:textId="77777777" w:rsidR="00F91435" w:rsidRDefault="00F91435" w:rsidP="00F91435">
            <w:pPr>
              <w:jc w:val="left"/>
              <w:rPr>
                <w:sz w:val="20"/>
              </w:rPr>
            </w:pPr>
            <w:r>
              <w:rPr>
                <w:sz w:val="20"/>
              </w:rPr>
              <w:t>The top-up LB rate applied in month t</w:t>
            </w:r>
            <w:r w:rsidR="00532412">
              <w:rPr>
                <w:sz w:val="20"/>
              </w:rPr>
              <w:t>. If the rate is 5% then topup_lb_pc = 5.</w:t>
            </w:r>
          </w:p>
        </w:tc>
        <w:tc>
          <w:tcPr>
            <w:tcW w:w="392" w:type="pct"/>
            <w:vAlign w:val="center"/>
          </w:tcPr>
          <w:p w14:paraId="25793303" w14:textId="77777777" w:rsidR="00F91435" w:rsidRDefault="00F91435" w:rsidP="007379C5">
            <w:pPr>
              <w:jc w:val="left"/>
              <w:rPr>
                <w:sz w:val="20"/>
              </w:rPr>
            </w:pPr>
          </w:p>
        </w:tc>
      </w:tr>
      <w:tr w:rsidR="00F91435" w:rsidRPr="007B39D7" w14:paraId="1CD62003" w14:textId="77777777" w:rsidTr="007379C5">
        <w:trPr>
          <w:cantSplit/>
        </w:trPr>
        <w:tc>
          <w:tcPr>
            <w:tcW w:w="368" w:type="pct"/>
            <w:vAlign w:val="center"/>
          </w:tcPr>
          <w:p w14:paraId="575A59F7"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S1.71</w:t>
            </w:r>
          </w:p>
        </w:tc>
        <w:tc>
          <w:tcPr>
            <w:tcW w:w="1591" w:type="pct"/>
            <w:vAlign w:val="center"/>
          </w:tcPr>
          <w:p w14:paraId="403A471A" w14:textId="77777777" w:rsidR="00F91435" w:rsidRPr="007B39D7" w:rsidRDefault="00F91435" w:rsidP="00F91435">
            <w:pPr>
              <w:jc w:val="left"/>
              <w:rPr>
                <w:sz w:val="20"/>
                <w:szCs w:val="20"/>
              </w:rPr>
            </w:pPr>
            <w:r>
              <w:rPr>
                <w:sz w:val="20"/>
              </w:rPr>
              <w:t>avg_tu</w:t>
            </w:r>
            <w:r w:rsidRPr="005670F5">
              <w:rPr>
                <w:sz w:val="20"/>
              </w:rPr>
              <w:t>av_lb(t)</w:t>
            </w:r>
          </w:p>
        </w:tc>
        <w:tc>
          <w:tcPr>
            <w:tcW w:w="2650" w:type="pct"/>
            <w:vAlign w:val="center"/>
          </w:tcPr>
          <w:p w14:paraId="16C67947" w14:textId="77777777" w:rsidR="00F91435" w:rsidRDefault="00F91435" w:rsidP="00F91435">
            <w:pPr>
              <w:jc w:val="left"/>
              <w:rPr>
                <w:sz w:val="20"/>
              </w:rPr>
            </w:pPr>
            <w:r>
              <w:rPr>
                <w:sz w:val="20"/>
              </w:rPr>
              <w:t>The average top-up account value over the consideration period for the top-up LB</w:t>
            </w:r>
          </w:p>
        </w:tc>
        <w:tc>
          <w:tcPr>
            <w:tcW w:w="392" w:type="pct"/>
            <w:vAlign w:val="center"/>
          </w:tcPr>
          <w:p w14:paraId="5727618C" w14:textId="77777777" w:rsidR="00F91435" w:rsidRDefault="00F91435" w:rsidP="007379C5">
            <w:pPr>
              <w:jc w:val="left"/>
              <w:rPr>
                <w:sz w:val="20"/>
              </w:rPr>
            </w:pPr>
          </w:p>
        </w:tc>
      </w:tr>
      <w:tr w:rsidR="00F91435" w:rsidRPr="007B39D7" w14:paraId="438296B8" w14:textId="77777777" w:rsidTr="007379C5">
        <w:trPr>
          <w:cantSplit/>
        </w:trPr>
        <w:tc>
          <w:tcPr>
            <w:tcW w:w="368" w:type="pct"/>
            <w:vAlign w:val="center"/>
          </w:tcPr>
          <w:p w14:paraId="5D96D8F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S1.72</w:t>
            </w:r>
          </w:p>
        </w:tc>
        <w:tc>
          <w:tcPr>
            <w:tcW w:w="1591" w:type="pct"/>
            <w:vAlign w:val="center"/>
          </w:tcPr>
          <w:p w14:paraId="7F0F9A88" w14:textId="77777777" w:rsidR="00F91435" w:rsidRPr="007B39D7" w:rsidRDefault="00F91435" w:rsidP="00F91435">
            <w:pPr>
              <w:jc w:val="left"/>
              <w:rPr>
                <w:rFonts w:cstheme="minorHAnsi"/>
                <w:sz w:val="20"/>
                <w:szCs w:val="20"/>
              </w:rPr>
            </w:pPr>
            <w:r w:rsidRPr="007B39D7">
              <w:rPr>
                <w:sz w:val="20"/>
                <w:szCs w:val="20"/>
              </w:rPr>
              <w:t>sb_coi</w:t>
            </w:r>
            <w:r w:rsidRPr="007B39D7">
              <w:rPr>
                <w:rFonts w:cstheme="minorHAnsi"/>
                <w:sz w:val="20"/>
                <w:szCs w:val="20"/>
              </w:rPr>
              <w:t>(t)</w:t>
            </w:r>
          </w:p>
        </w:tc>
        <w:tc>
          <w:tcPr>
            <w:tcW w:w="2650" w:type="pct"/>
            <w:vAlign w:val="center"/>
          </w:tcPr>
          <w:p w14:paraId="14A842D4" w14:textId="77777777" w:rsidR="00F91435" w:rsidRPr="00513864" w:rsidRDefault="00F91435" w:rsidP="00F91435">
            <w:pPr>
              <w:jc w:val="left"/>
              <w:rPr>
                <w:sz w:val="20"/>
                <w:szCs w:val="20"/>
              </w:rPr>
            </w:pPr>
            <w:r w:rsidRPr="00F91435">
              <w:rPr>
                <w:sz w:val="20"/>
                <w:szCs w:val="20"/>
              </w:rPr>
              <w:t>Special bonus as % of total COI charged</w:t>
            </w:r>
            <w:r>
              <w:rPr>
                <w:sz w:val="20"/>
                <w:szCs w:val="20"/>
              </w:rPr>
              <w:t xml:space="preserve"> incurred in month t</w:t>
            </w:r>
          </w:p>
        </w:tc>
        <w:tc>
          <w:tcPr>
            <w:tcW w:w="392" w:type="pct"/>
            <w:vAlign w:val="center"/>
          </w:tcPr>
          <w:p w14:paraId="16187664" w14:textId="77777777" w:rsidR="00F91435" w:rsidRPr="00513864" w:rsidRDefault="00F91435" w:rsidP="007379C5">
            <w:pPr>
              <w:jc w:val="left"/>
              <w:rPr>
                <w:sz w:val="20"/>
                <w:szCs w:val="20"/>
              </w:rPr>
            </w:pPr>
          </w:p>
        </w:tc>
      </w:tr>
      <w:tr w:rsidR="00F91435" w:rsidRPr="007B39D7" w14:paraId="14E99E96" w14:textId="77777777" w:rsidTr="007379C5">
        <w:trPr>
          <w:cantSplit/>
        </w:trPr>
        <w:tc>
          <w:tcPr>
            <w:tcW w:w="368" w:type="pct"/>
            <w:vAlign w:val="center"/>
          </w:tcPr>
          <w:p w14:paraId="03DCFA1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lastRenderedPageBreak/>
              <w:t>S1.73</w:t>
            </w:r>
          </w:p>
        </w:tc>
        <w:tc>
          <w:tcPr>
            <w:tcW w:w="1591" w:type="pct"/>
            <w:vAlign w:val="center"/>
          </w:tcPr>
          <w:p w14:paraId="4F74329B" w14:textId="77777777" w:rsidR="00F91435" w:rsidRPr="007B39D7" w:rsidRDefault="00F91435" w:rsidP="00F91435">
            <w:pPr>
              <w:jc w:val="left"/>
              <w:rPr>
                <w:sz w:val="20"/>
                <w:szCs w:val="20"/>
              </w:rPr>
            </w:pPr>
            <w:r>
              <w:rPr>
                <w:sz w:val="20"/>
              </w:rPr>
              <w:t>sb_coi_pc(t)</w:t>
            </w:r>
          </w:p>
        </w:tc>
        <w:tc>
          <w:tcPr>
            <w:tcW w:w="2650" w:type="pct"/>
            <w:vAlign w:val="center"/>
          </w:tcPr>
          <w:p w14:paraId="37C638C1" w14:textId="77777777" w:rsidR="00F91435" w:rsidRDefault="00F91435" w:rsidP="00F91435">
            <w:pPr>
              <w:jc w:val="left"/>
              <w:rPr>
                <w:sz w:val="20"/>
              </w:rPr>
            </w:pPr>
            <w:r>
              <w:rPr>
                <w:sz w:val="20"/>
              </w:rPr>
              <w:t>The % of total COI over the consideration period that will be paid out as bonus in month t</w:t>
            </w:r>
            <w:r w:rsidR="00532412">
              <w:rPr>
                <w:sz w:val="20"/>
              </w:rPr>
              <w:t>. If the rate is 50% then sb_coi_pc = 50</w:t>
            </w:r>
          </w:p>
        </w:tc>
        <w:tc>
          <w:tcPr>
            <w:tcW w:w="392" w:type="pct"/>
            <w:vAlign w:val="center"/>
          </w:tcPr>
          <w:p w14:paraId="4A7C12CA" w14:textId="77777777" w:rsidR="00F91435" w:rsidRDefault="00F91435" w:rsidP="007379C5">
            <w:pPr>
              <w:jc w:val="left"/>
              <w:rPr>
                <w:sz w:val="20"/>
              </w:rPr>
            </w:pPr>
          </w:p>
        </w:tc>
      </w:tr>
      <w:tr w:rsidR="00F91435" w:rsidRPr="007B39D7" w14:paraId="26FE1DCE" w14:textId="77777777" w:rsidTr="007379C5">
        <w:trPr>
          <w:cantSplit/>
        </w:trPr>
        <w:tc>
          <w:tcPr>
            <w:tcW w:w="368" w:type="pct"/>
            <w:vAlign w:val="center"/>
          </w:tcPr>
          <w:p w14:paraId="617593BE"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S1.74</w:t>
            </w:r>
          </w:p>
        </w:tc>
        <w:tc>
          <w:tcPr>
            <w:tcW w:w="1591" w:type="pct"/>
            <w:vAlign w:val="center"/>
          </w:tcPr>
          <w:p w14:paraId="76B1C327" w14:textId="77777777" w:rsidR="00F91435" w:rsidRPr="007B39D7" w:rsidRDefault="00F91435" w:rsidP="00F91435">
            <w:pPr>
              <w:jc w:val="left"/>
              <w:rPr>
                <w:sz w:val="20"/>
                <w:szCs w:val="20"/>
              </w:rPr>
            </w:pPr>
            <w:r>
              <w:rPr>
                <w:sz w:val="20"/>
              </w:rPr>
              <w:t>tot_coi_sb</w:t>
            </w:r>
            <w:r w:rsidRPr="005670F5">
              <w:rPr>
                <w:sz w:val="20"/>
              </w:rPr>
              <w:t>(t)</w:t>
            </w:r>
          </w:p>
        </w:tc>
        <w:tc>
          <w:tcPr>
            <w:tcW w:w="2650" w:type="pct"/>
            <w:vAlign w:val="center"/>
          </w:tcPr>
          <w:p w14:paraId="1C9894EC" w14:textId="53A387AE" w:rsidR="00F91435" w:rsidRDefault="00F91435" w:rsidP="00F91435">
            <w:pPr>
              <w:jc w:val="left"/>
              <w:rPr>
                <w:sz w:val="20"/>
              </w:rPr>
            </w:pPr>
            <w:r>
              <w:rPr>
                <w:sz w:val="20"/>
              </w:rPr>
              <w:t xml:space="preserve">The total COI over the consideration period, calculated based on the COI applied over the consideration period. </w:t>
            </w:r>
          </w:p>
        </w:tc>
        <w:tc>
          <w:tcPr>
            <w:tcW w:w="392" w:type="pct"/>
            <w:vAlign w:val="center"/>
          </w:tcPr>
          <w:p w14:paraId="2495EEFD" w14:textId="0F4E8DD3" w:rsidR="00F91435" w:rsidRDefault="007379C5" w:rsidP="007379C5">
            <w:pPr>
              <w:jc w:val="left"/>
              <w:rPr>
                <w:sz w:val="20"/>
              </w:rPr>
            </w:pPr>
            <w:r>
              <w:rPr>
                <w:sz w:val="20"/>
              </w:rPr>
              <w:t>(5)</w:t>
            </w:r>
          </w:p>
        </w:tc>
      </w:tr>
      <w:tr w:rsidR="00F91435" w:rsidRPr="007B39D7" w14:paraId="2CA0EFA8" w14:textId="77777777" w:rsidTr="007379C5">
        <w:trPr>
          <w:cantSplit/>
        </w:trPr>
        <w:tc>
          <w:tcPr>
            <w:tcW w:w="368" w:type="pct"/>
            <w:vAlign w:val="center"/>
          </w:tcPr>
          <w:p w14:paraId="7DCA1CA8"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S1.75</w:t>
            </w:r>
          </w:p>
        </w:tc>
        <w:tc>
          <w:tcPr>
            <w:tcW w:w="1591" w:type="pct"/>
            <w:vAlign w:val="center"/>
          </w:tcPr>
          <w:p w14:paraId="4DBA5B68" w14:textId="77777777" w:rsidR="00F91435" w:rsidRPr="007B39D7" w:rsidRDefault="00F91435" w:rsidP="00F91435">
            <w:pPr>
              <w:jc w:val="left"/>
              <w:rPr>
                <w:rFonts w:cstheme="minorHAnsi"/>
                <w:sz w:val="20"/>
                <w:szCs w:val="20"/>
              </w:rPr>
            </w:pPr>
            <w:r w:rsidRPr="007B39D7">
              <w:rPr>
                <w:sz w:val="20"/>
                <w:szCs w:val="20"/>
              </w:rPr>
              <w:t>sb_acp</w:t>
            </w:r>
            <w:r w:rsidRPr="007B39D7">
              <w:rPr>
                <w:rFonts w:cstheme="minorHAnsi"/>
                <w:sz w:val="20"/>
                <w:szCs w:val="20"/>
              </w:rPr>
              <w:t>(t)</w:t>
            </w:r>
          </w:p>
        </w:tc>
        <w:tc>
          <w:tcPr>
            <w:tcW w:w="2650" w:type="pct"/>
            <w:vAlign w:val="center"/>
          </w:tcPr>
          <w:p w14:paraId="015180B9" w14:textId="77777777" w:rsidR="00F91435" w:rsidRPr="00513864" w:rsidRDefault="00A704E1" w:rsidP="00F91435">
            <w:pPr>
              <w:jc w:val="left"/>
              <w:rPr>
                <w:sz w:val="20"/>
                <w:szCs w:val="20"/>
              </w:rPr>
            </w:pPr>
            <w:r w:rsidRPr="00A704E1">
              <w:rPr>
                <w:sz w:val="20"/>
                <w:szCs w:val="20"/>
              </w:rPr>
              <w:t>Special bonus as % of ACP</w:t>
            </w:r>
            <w:r w:rsidR="00532412">
              <w:rPr>
                <w:sz w:val="20"/>
                <w:szCs w:val="20"/>
              </w:rPr>
              <w:t xml:space="preserve"> incurred in month t</w:t>
            </w:r>
          </w:p>
        </w:tc>
        <w:tc>
          <w:tcPr>
            <w:tcW w:w="392" w:type="pct"/>
            <w:vAlign w:val="center"/>
          </w:tcPr>
          <w:p w14:paraId="2EC3E7D0" w14:textId="77777777" w:rsidR="00F91435" w:rsidRPr="00513864" w:rsidRDefault="00F91435" w:rsidP="007379C5">
            <w:pPr>
              <w:jc w:val="left"/>
              <w:rPr>
                <w:sz w:val="20"/>
                <w:szCs w:val="20"/>
              </w:rPr>
            </w:pPr>
          </w:p>
        </w:tc>
      </w:tr>
      <w:tr w:rsidR="00F91435" w:rsidRPr="007B39D7" w14:paraId="11593E81" w14:textId="77777777" w:rsidTr="007379C5">
        <w:trPr>
          <w:cantSplit/>
        </w:trPr>
        <w:tc>
          <w:tcPr>
            <w:tcW w:w="368" w:type="pct"/>
            <w:vAlign w:val="center"/>
          </w:tcPr>
          <w:p w14:paraId="3516BDE3"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S1.76</w:t>
            </w:r>
          </w:p>
        </w:tc>
        <w:tc>
          <w:tcPr>
            <w:tcW w:w="1591" w:type="pct"/>
            <w:vAlign w:val="center"/>
          </w:tcPr>
          <w:p w14:paraId="447F71FD" w14:textId="77777777" w:rsidR="00F91435" w:rsidRPr="007B39D7" w:rsidRDefault="00F91435" w:rsidP="00F91435">
            <w:pPr>
              <w:jc w:val="left"/>
              <w:rPr>
                <w:sz w:val="20"/>
                <w:szCs w:val="20"/>
              </w:rPr>
            </w:pPr>
            <w:r>
              <w:rPr>
                <w:sz w:val="20"/>
              </w:rPr>
              <w:t>sb_acp_pc(t)</w:t>
            </w:r>
          </w:p>
        </w:tc>
        <w:tc>
          <w:tcPr>
            <w:tcW w:w="2650" w:type="pct"/>
            <w:vAlign w:val="center"/>
          </w:tcPr>
          <w:p w14:paraId="6844C1CD" w14:textId="77777777" w:rsidR="00F91435" w:rsidRDefault="00532412" w:rsidP="00532412">
            <w:pPr>
              <w:jc w:val="left"/>
              <w:rPr>
                <w:sz w:val="20"/>
              </w:rPr>
            </w:pPr>
            <w:r>
              <w:rPr>
                <w:sz w:val="20"/>
              </w:rPr>
              <w:t>The rate of ACP paid out. If the rate is 50% then sb_acp_pc = 50.</w:t>
            </w:r>
          </w:p>
        </w:tc>
        <w:tc>
          <w:tcPr>
            <w:tcW w:w="392" w:type="pct"/>
            <w:vAlign w:val="center"/>
          </w:tcPr>
          <w:p w14:paraId="30CBB130" w14:textId="77777777" w:rsidR="00F91435" w:rsidRDefault="00F91435" w:rsidP="007379C5">
            <w:pPr>
              <w:jc w:val="left"/>
              <w:rPr>
                <w:sz w:val="20"/>
              </w:rPr>
            </w:pPr>
          </w:p>
        </w:tc>
      </w:tr>
      <w:tr w:rsidR="00F91435" w:rsidRPr="007B39D7" w14:paraId="47BEEAEB" w14:textId="77777777" w:rsidTr="007379C5">
        <w:trPr>
          <w:cantSplit/>
        </w:trPr>
        <w:tc>
          <w:tcPr>
            <w:tcW w:w="368" w:type="pct"/>
            <w:vAlign w:val="center"/>
          </w:tcPr>
          <w:p w14:paraId="27BF99F4"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S1.77</w:t>
            </w:r>
          </w:p>
        </w:tc>
        <w:tc>
          <w:tcPr>
            <w:tcW w:w="1591" w:type="pct"/>
            <w:vAlign w:val="center"/>
          </w:tcPr>
          <w:p w14:paraId="7C81FD3A" w14:textId="77777777" w:rsidR="00F91435" w:rsidRPr="007B39D7" w:rsidRDefault="00F91435" w:rsidP="00F91435">
            <w:pPr>
              <w:jc w:val="left"/>
              <w:rPr>
                <w:sz w:val="20"/>
                <w:szCs w:val="20"/>
              </w:rPr>
            </w:pPr>
            <w:r>
              <w:rPr>
                <w:sz w:val="20"/>
                <w:szCs w:val="20"/>
              </w:rPr>
              <w:t>tot_bonus(t)</w:t>
            </w:r>
          </w:p>
        </w:tc>
        <w:tc>
          <w:tcPr>
            <w:tcW w:w="2650" w:type="pct"/>
            <w:vAlign w:val="center"/>
          </w:tcPr>
          <w:p w14:paraId="21DCA73D" w14:textId="77777777" w:rsidR="00F91435" w:rsidRPr="00513864" w:rsidRDefault="00532412" w:rsidP="00F91435">
            <w:pPr>
              <w:jc w:val="left"/>
              <w:rPr>
                <w:sz w:val="20"/>
                <w:szCs w:val="20"/>
              </w:rPr>
            </w:pPr>
            <w:r>
              <w:rPr>
                <w:sz w:val="20"/>
                <w:szCs w:val="20"/>
              </w:rPr>
              <w:t>Total bonus incurred, equal to the sum of basic LB, topup LB, SB COI and SB ACP.</w:t>
            </w:r>
          </w:p>
        </w:tc>
        <w:tc>
          <w:tcPr>
            <w:tcW w:w="392" w:type="pct"/>
            <w:vAlign w:val="center"/>
          </w:tcPr>
          <w:p w14:paraId="29088ABB" w14:textId="77777777" w:rsidR="00F91435" w:rsidRPr="00513864" w:rsidRDefault="00F91435" w:rsidP="007379C5">
            <w:pPr>
              <w:jc w:val="left"/>
              <w:rPr>
                <w:sz w:val="20"/>
                <w:szCs w:val="20"/>
              </w:rPr>
            </w:pPr>
          </w:p>
        </w:tc>
      </w:tr>
      <w:tr w:rsidR="00F91435" w:rsidRPr="007B39D7" w14:paraId="4AAEC324" w14:textId="77777777" w:rsidTr="007379C5">
        <w:trPr>
          <w:cantSplit/>
        </w:trPr>
        <w:tc>
          <w:tcPr>
            <w:tcW w:w="368" w:type="pct"/>
            <w:vAlign w:val="center"/>
          </w:tcPr>
          <w:p w14:paraId="0247220D"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S1.78</w:t>
            </w:r>
          </w:p>
        </w:tc>
        <w:tc>
          <w:tcPr>
            <w:tcW w:w="1591" w:type="pct"/>
            <w:vAlign w:val="center"/>
          </w:tcPr>
          <w:p w14:paraId="7DF1F6AE" w14:textId="77777777" w:rsidR="00F91435" w:rsidRPr="007B39D7" w:rsidRDefault="00F91435" w:rsidP="00F91435">
            <w:pPr>
              <w:jc w:val="left"/>
              <w:rPr>
                <w:rFonts w:cstheme="minorHAnsi"/>
                <w:sz w:val="20"/>
                <w:szCs w:val="20"/>
              </w:rPr>
            </w:pPr>
            <w:r w:rsidRPr="007B39D7">
              <w:rPr>
                <w:rFonts w:cstheme="minorHAnsi"/>
                <w:sz w:val="20"/>
                <w:szCs w:val="20"/>
              </w:rPr>
              <w:t>bonus_alloc(t)</w:t>
            </w:r>
          </w:p>
        </w:tc>
        <w:tc>
          <w:tcPr>
            <w:tcW w:w="2650" w:type="pct"/>
            <w:vAlign w:val="center"/>
          </w:tcPr>
          <w:p w14:paraId="469166A0" w14:textId="77777777" w:rsidR="00F91435" w:rsidRPr="00513864" w:rsidRDefault="00532412" w:rsidP="00F91435">
            <w:pPr>
              <w:jc w:val="left"/>
              <w:rPr>
                <w:sz w:val="20"/>
                <w:szCs w:val="20"/>
              </w:rPr>
            </w:pPr>
            <w:r>
              <w:rPr>
                <w:sz w:val="20"/>
                <w:szCs w:val="20"/>
              </w:rPr>
              <w:t>The actual bonus allocated to account value, equal to the total bonus incurred minus the deductions carried forward.</w:t>
            </w:r>
          </w:p>
        </w:tc>
        <w:tc>
          <w:tcPr>
            <w:tcW w:w="392" w:type="pct"/>
            <w:vAlign w:val="center"/>
          </w:tcPr>
          <w:p w14:paraId="531AEACE" w14:textId="77777777" w:rsidR="00F91435" w:rsidRPr="00513864" w:rsidRDefault="00F91435" w:rsidP="007379C5">
            <w:pPr>
              <w:jc w:val="left"/>
              <w:rPr>
                <w:sz w:val="20"/>
                <w:szCs w:val="20"/>
              </w:rPr>
            </w:pPr>
          </w:p>
        </w:tc>
      </w:tr>
      <w:tr w:rsidR="00F91435" w:rsidRPr="007B39D7" w14:paraId="15EF5B98" w14:textId="77777777" w:rsidTr="007379C5">
        <w:trPr>
          <w:cantSplit/>
        </w:trPr>
        <w:tc>
          <w:tcPr>
            <w:tcW w:w="368" w:type="pct"/>
            <w:vAlign w:val="center"/>
          </w:tcPr>
          <w:p w14:paraId="2D8121E8"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S1.79</w:t>
            </w:r>
          </w:p>
        </w:tc>
        <w:tc>
          <w:tcPr>
            <w:tcW w:w="1591" w:type="pct"/>
            <w:vAlign w:val="center"/>
          </w:tcPr>
          <w:p w14:paraId="4DFE955A" w14:textId="77777777" w:rsidR="00F91435" w:rsidRPr="007B39D7" w:rsidRDefault="00F91435" w:rsidP="00F91435">
            <w:pPr>
              <w:jc w:val="left"/>
              <w:rPr>
                <w:rFonts w:cstheme="minorHAnsi"/>
                <w:sz w:val="20"/>
                <w:szCs w:val="20"/>
              </w:rPr>
            </w:pPr>
            <w:r w:rsidRPr="007B39D7">
              <w:rPr>
                <w:sz w:val="20"/>
                <w:szCs w:val="20"/>
              </w:rPr>
              <w:t>bav_ab</w:t>
            </w:r>
            <w:r w:rsidRPr="007B39D7">
              <w:rPr>
                <w:rFonts w:cstheme="minorHAnsi"/>
                <w:sz w:val="20"/>
                <w:szCs w:val="20"/>
              </w:rPr>
              <w:t>(t)</w:t>
            </w:r>
          </w:p>
        </w:tc>
        <w:tc>
          <w:tcPr>
            <w:tcW w:w="2650" w:type="pct"/>
            <w:vAlign w:val="center"/>
          </w:tcPr>
          <w:p w14:paraId="3AB46FE4" w14:textId="77777777" w:rsidR="00F91435" w:rsidRPr="00513864" w:rsidRDefault="00532412" w:rsidP="00F91435">
            <w:pPr>
              <w:jc w:val="left"/>
              <w:rPr>
                <w:sz w:val="20"/>
                <w:szCs w:val="20"/>
              </w:rPr>
            </w:pPr>
            <w:r w:rsidRPr="00532412">
              <w:rPr>
                <w:sz w:val="20"/>
                <w:szCs w:val="20"/>
              </w:rPr>
              <w:t>Final Basic Account Value after bonus</w:t>
            </w:r>
            <w:r>
              <w:rPr>
                <w:sz w:val="20"/>
                <w:szCs w:val="20"/>
              </w:rPr>
              <w:t xml:space="preserve">. </w:t>
            </w:r>
            <w:r>
              <w:rPr>
                <w:rFonts w:cstheme="minorHAnsi"/>
                <w:sz w:val="20"/>
              </w:rPr>
              <w:t>Although this is just equal to bav_aval_bb, it is specified separately to be consistent with tuav_ab.</w:t>
            </w:r>
          </w:p>
        </w:tc>
        <w:tc>
          <w:tcPr>
            <w:tcW w:w="392" w:type="pct"/>
            <w:vAlign w:val="center"/>
          </w:tcPr>
          <w:p w14:paraId="373561A2" w14:textId="77777777" w:rsidR="00F91435" w:rsidRPr="00513864" w:rsidRDefault="00F91435" w:rsidP="007379C5">
            <w:pPr>
              <w:jc w:val="left"/>
              <w:rPr>
                <w:sz w:val="20"/>
                <w:szCs w:val="20"/>
              </w:rPr>
            </w:pPr>
          </w:p>
        </w:tc>
      </w:tr>
      <w:tr w:rsidR="00F91435" w:rsidRPr="007B39D7" w14:paraId="28E25C90" w14:textId="77777777" w:rsidTr="007379C5">
        <w:trPr>
          <w:cantSplit/>
        </w:trPr>
        <w:tc>
          <w:tcPr>
            <w:tcW w:w="368" w:type="pct"/>
            <w:vAlign w:val="center"/>
          </w:tcPr>
          <w:p w14:paraId="1A99A499"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S1.80</w:t>
            </w:r>
          </w:p>
        </w:tc>
        <w:tc>
          <w:tcPr>
            <w:tcW w:w="1591" w:type="pct"/>
            <w:vAlign w:val="center"/>
          </w:tcPr>
          <w:p w14:paraId="134C34E9" w14:textId="77777777" w:rsidR="00F91435" w:rsidRPr="007B39D7" w:rsidRDefault="00F91435" w:rsidP="00F91435">
            <w:pPr>
              <w:jc w:val="left"/>
              <w:rPr>
                <w:rFonts w:cstheme="minorHAnsi"/>
                <w:sz w:val="20"/>
                <w:szCs w:val="20"/>
              </w:rPr>
            </w:pPr>
            <w:r w:rsidRPr="007B39D7">
              <w:rPr>
                <w:sz w:val="20"/>
                <w:szCs w:val="20"/>
              </w:rPr>
              <w:t>tuav_ab</w:t>
            </w:r>
            <w:r w:rsidRPr="007B39D7">
              <w:rPr>
                <w:rFonts w:cstheme="minorHAnsi"/>
                <w:sz w:val="20"/>
                <w:szCs w:val="20"/>
              </w:rPr>
              <w:t>(t)</w:t>
            </w:r>
          </w:p>
        </w:tc>
        <w:tc>
          <w:tcPr>
            <w:tcW w:w="2650" w:type="pct"/>
            <w:vAlign w:val="center"/>
          </w:tcPr>
          <w:p w14:paraId="6D969261" w14:textId="77777777" w:rsidR="00F91435" w:rsidRPr="00513864" w:rsidRDefault="00532412" w:rsidP="00F91435">
            <w:pPr>
              <w:jc w:val="left"/>
              <w:rPr>
                <w:sz w:val="20"/>
                <w:szCs w:val="20"/>
              </w:rPr>
            </w:pPr>
            <w:r w:rsidRPr="00532412">
              <w:rPr>
                <w:sz w:val="20"/>
                <w:szCs w:val="20"/>
              </w:rPr>
              <w:t>Final Top</w:t>
            </w:r>
            <w:r>
              <w:rPr>
                <w:sz w:val="20"/>
                <w:szCs w:val="20"/>
              </w:rPr>
              <w:t>-</w:t>
            </w:r>
            <w:r w:rsidRPr="00532412">
              <w:rPr>
                <w:sz w:val="20"/>
                <w:szCs w:val="20"/>
              </w:rPr>
              <w:t>up Account Value after bonus</w:t>
            </w:r>
          </w:p>
        </w:tc>
        <w:tc>
          <w:tcPr>
            <w:tcW w:w="392" w:type="pct"/>
            <w:vAlign w:val="center"/>
          </w:tcPr>
          <w:p w14:paraId="447A74DF" w14:textId="77777777" w:rsidR="00F91435" w:rsidRPr="00513864" w:rsidRDefault="00F91435" w:rsidP="007379C5">
            <w:pPr>
              <w:jc w:val="left"/>
              <w:rPr>
                <w:sz w:val="20"/>
                <w:szCs w:val="20"/>
              </w:rPr>
            </w:pPr>
            <w:r>
              <w:rPr>
                <w:sz w:val="20"/>
                <w:szCs w:val="20"/>
              </w:rPr>
              <w:t>(4)</w:t>
            </w:r>
          </w:p>
        </w:tc>
      </w:tr>
      <w:tr w:rsidR="00F91435" w:rsidRPr="007B39D7" w14:paraId="38A0422B" w14:textId="77777777" w:rsidTr="007379C5">
        <w:trPr>
          <w:cantSplit/>
        </w:trPr>
        <w:tc>
          <w:tcPr>
            <w:tcW w:w="368" w:type="pct"/>
            <w:vAlign w:val="center"/>
          </w:tcPr>
          <w:p w14:paraId="0F05DA14"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S1.81</w:t>
            </w:r>
          </w:p>
        </w:tc>
        <w:tc>
          <w:tcPr>
            <w:tcW w:w="1591" w:type="pct"/>
            <w:vAlign w:val="center"/>
          </w:tcPr>
          <w:p w14:paraId="6E8BFBF7" w14:textId="77777777" w:rsidR="00F91435" w:rsidRDefault="00F91435" w:rsidP="00F91435">
            <w:pPr>
              <w:jc w:val="left"/>
              <w:rPr>
                <w:rFonts w:ascii="Calibri" w:hAnsi="Calibri" w:cs="Calibri"/>
                <w:color w:val="000000"/>
                <w:sz w:val="20"/>
                <w:szCs w:val="20"/>
              </w:rPr>
            </w:pPr>
            <w:r>
              <w:rPr>
                <w:rFonts w:ascii="Calibri" w:hAnsi="Calibri" w:cs="Calibri"/>
                <w:color w:val="000000"/>
                <w:sz w:val="20"/>
                <w:szCs w:val="20"/>
              </w:rPr>
              <w:t>av_ab(t)</w:t>
            </w:r>
          </w:p>
        </w:tc>
        <w:tc>
          <w:tcPr>
            <w:tcW w:w="2650" w:type="pct"/>
            <w:vAlign w:val="center"/>
          </w:tcPr>
          <w:p w14:paraId="0B4E369C" w14:textId="77777777" w:rsidR="00F91435" w:rsidRDefault="00532412" w:rsidP="00F91435">
            <w:pPr>
              <w:rPr>
                <w:rFonts w:ascii="Calibri" w:hAnsi="Calibri" w:cs="Calibri"/>
                <w:color w:val="000000"/>
                <w:sz w:val="20"/>
                <w:szCs w:val="20"/>
              </w:rPr>
            </w:pPr>
            <w:r>
              <w:rPr>
                <w:rFonts w:ascii="Calibri" w:hAnsi="Calibri" w:cs="Calibri"/>
                <w:color w:val="000000"/>
                <w:sz w:val="20"/>
                <w:szCs w:val="20"/>
              </w:rPr>
              <w:t>Total account value after bonus which is the sum of the basic and top-up account value after bonus.</w:t>
            </w:r>
          </w:p>
        </w:tc>
        <w:tc>
          <w:tcPr>
            <w:tcW w:w="392" w:type="pct"/>
            <w:vAlign w:val="center"/>
          </w:tcPr>
          <w:p w14:paraId="5291A629" w14:textId="77777777" w:rsidR="00F91435" w:rsidRDefault="00F91435" w:rsidP="007379C5">
            <w:pPr>
              <w:jc w:val="left"/>
              <w:rPr>
                <w:rFonts w:ascii="Calibri" w:hAnsi="Calibri" w:cs="Calibri"/>
                <w:color w:val="000000"/>
                <w:sz w:val="20"/>
                <w:szCs w:val="20"/>
              </w:rPr>
            </w:pPr>
          </w:p>
        </w:tc>
      </w:tr>
    </w:tbl>
    <w:p w14:paraId="77174C33" w14:textId="77777777" w:rsidR="00C823D6" w:rsidRDefault="00C823D6" w:rsidP="001161E4">
      <w:pPr>
        <w:rPr>
          <w:b/>
        </w:rPr>
      </w:pPr>
    </w:p>
    <w:p w14:paraId="53D345E6" w14:textId="77777777" w:rsidR="00BD0135" w:rsidRDefault="00BD0135" w:rsidP="00502518">
      <w:pPr>
        <w:pStyle w:val="Heading3"/>
      </w:pPr>
      <w:r w:rsidRPr="00BD0135">
        <w:t>Further notes</w:t>
      </w:r>
    </w:p>
    <w:p w14:paraId="6B2D6EAE" w14:textId="77777777" w:rsidR="002A3497" w:rsidRPr="00502518" w:rsidRDefault="002A3497" w:rsidP="001161E4">
      <w:pPr>
        <w:rPr>
          <w:b/>
        </w:rPr>
      </w:pPr>
      <w:r w:rsidRPr="00502518">
        <w:rPr>
          <w:b/>
        </w:rPr>
        <w:t>On timing of the cash flows:</w:t>
      </w:r>
    </w:p>
    <w:p w14:paraId="48FBF927" w14:textId="77777777" w:rsidR="002A3497" w:rsidRDefault="002A3497" w:rsidP="002A3497">
      <w:pPr>
        <w:pStyle w:val="ListParagraph"/>
        <w:numPr>
          <w:ilvl w:val="0"/>
          <w:numId w:val="14"/>
        </w:numPr>
        <w:ind w:left="714" w:hanging="357"/>
        <w:contextualSpacing w:val="0"/>
      </w:pPr>
      <w:r>
        <w:t>It is assumed that everything happening before applying the crediting rate happens at the beginning of the month.</w:t>
      </w:r>
    </w:p>
    <w:p w14:paraId="05923566" w14:textId="77777777" w:rsidR="002A3497" w:rsidRDefault="002A3497" w:rsidP="002A3497">
      <w:pPr>
        <w:pStyle w:val="ListParagraph"/>
        <w:numPr>
          <w:ilvl w:val="0"/>
          <w:numId w:val="14"/>
        </w:numPr>
        <w:ind w:left="714" w:hanging="357"/>
        <w:contextualSpacing w:val="0"/>
      </w:pPr>
      <w:r>
        <w:t>Anything happening after applying the crediting rate happens at the end of the month.</w:t>
      </w:r>
    </w:p>
    <w:p w14:paraId="55173091" w14:textId="77777777" w:rsidR="002A3497" w:rsidRDefault="002A3497" w:rsidP="002A3497">
      <w:r>
        <w:t>This means that:</w:t>
      </w:r>
    </w:p>
    <w:p w14:paraId="75AF1273" w14:textId="77777777" w:rsidR="002A3497" w:rsidRDefault="002A3497" w:rsidP="002A3497">
      <w:pPr>
        <w:pStyle w:val="ListParagraph"/>
        <w:numPr>
          <w:ilvl w:val="0"/>
          <w:numId w:val="14"/>
        </w:numPr>
        <w:ind w:left="714" w:hanging="357"/>
        <w:contextualSpacing w:val="0"/>
      </w:pPr>
      <w:r>
        <w:t>Premiums, allocation charge, deductions carried forward cleared by allocated premiums, admin charge, COI happen at the beginning of the month.</w:t>
      </w:r>
    </w:p>
    <w:p w14:paraId="5863B592" w14:textId="77777777" w:rsidR="002A3497" w:rsidRDefault="002A3497" w:rsidP="002A3497">
      <w:pPr>
        <w:pStyle w:val="ListParagraph"/>
        <w:numPr>
          <w:ilvl w:val="0"/>
          <w:numId w:val="14"/>
        </w:numPr>
        <w:ind w:left="714" w:hanging="357"/>
        <w:contextualSpacing w:val="0"/>
      </w:pPr>
      <w:r>
        <w:t>Validation of hard guaranteed investment rates, bonuses credited, deductions carried forward cleared by credited bonuses happen at the end of the month.</w:t>
      </w:r>
    </w:p>
    <w:p w14:paraId="04397C2F" w14:textId="77777777" w:rsidR="00BD0135" w:rsidRPr="00502518" w:rsidRDefault="00BD0135" w:rsidP="00BD0135">
      <w:pPr>
        <w:pStyle w:val="ListParagraph"/>
        <w:numPr>
          <w:ilvl w:val="0"/>
          <w:numId w:val="12"/>
        </w:numPr>
        <w:contextualSpacing w:val="0"/>
        <w:rPr>
          <w:b/>
        </w:rPr>
      </w:pPr>
      <w:r w:rsidRPr="00502518">
        <w:rPr>
          <w:b/>
        </w:rPr>
        <w:t>Deduction rules:</w:t>
      </w:r>
    </w:p>
    <w:p w14:paraId="2C5DB7E5" w14:textId="77777777" w:rsidR="00BD0135" w:rsidRDefault="00BD0135" w:rsidP="00BD0135">
      <w:pPr>
        <w:pStyle w:val="ListParagraph"/>
        <w:ind w:left="360"/>
        <w:contextualSpacing w:val="0"/>
      </w:pPr>
      <w:r>
        <w:t xml:space="preserve">In each policy month, admin charge and cost of insurance charge (mortality COI) will be deducted from the policy account value. </w:t>
      </w:r>
    </w:p>
    <w:p w14:paraId="22649519" w14:textId="77777777" w:rsidR="00BD0135" w:rsidRDefault="00BD0135" w:rsidP="00BD0135">
      <w:pPr>
        <w:pStyle w:val="ListParagraph"/>
        <w:numPr>
          <w:ilvl w:val="0"/>
          <w:numId w:val="13"/>
        </w:numPr>
        <w:contextualSpacing w:val="0"/>
      </w:pPr>
      <w:r>
        <w:t>It will be first deducted from the basic account. The maximum that can be deducted is just the basic account value at that time.</w:t>
      </w:r>
    </w:p>
    <w:p w14:paraId="07B8AFCF" w14:textId="77777777" w:rsidR="00BD0135" w:rsidRDefault="00BD0135" w:rsidP="00BD0135">
      <w:pPr>
        <w:pStyle w:val="ListParagraph"/>
        <w:numPr>
          <w:ilvl w:val="0"/>
          <w:numId w:val="13"/>
        </w:numPr>
        <w:contextualSpacing w:val="0"/>
      </w:pPr>
      <w:r>
        <w:t>Any leftover charges that cannot be funded by basic account will be deducted from the top-up account. Again, the maximum that can be deducted is just the top-up account value at that time.</w:t>
      </w:r>
    </w:p>
    <w:p w14:paraId="533D55DD" w14:textId="77777777" w:rsidR="00BD0135" w:rsidRDefault="00BD0135" w:rsidP="00BD0135">
      <w:pPr>
        <w:pStyle w:val="ListParagraph"/>
        <w:numPr>
          <w:ilvl w:val="0"/>
          <w:numId w:val="13"/>
        </w:numPr>
        <w:contextualSpacing w:val="0"/>
      </w:pPr>
      <w:r>
        <w:t xml:space="preserve">Any remaining amount will be carried forward. Within the </w:t>
      </w:r>
      <w:r w:rsidR="00AF5832">
        <w:t>no-lapse</w:t>
      </w:r>
      <w:r>
        <w:t xml:space="preserve"> guaranteed period, as long as the premiums are paid on time, these excess deductions can be carried forward for an unlimited time period</w:t>
      </w:r>
      <w:r w:rsidR="002A3497">
        <w:t xml:space="preserve">. After the </w:t>
      </w:r>
      <w:r w:rsidR="00AF5832">
        <w:t>no-lapse</w:t>
      </w:r>
      <w:r w:rsidR="002A3497">
        <w:t xml:space="preserve"> guaranteed period, it can be carried forward for the maximum of 2 months. If it cannot be fully cleared after 2 months, then the policy will terminate.</w:t>
      </w:r>
    </w:p>
    <w:p w14:paraId="7313EBEE" w14:textId="49B23991" w:rsidR="002A3497" w:rsidRDefault="002A3497" w:rsidP="00BD0135">
      <w:pPr>
        <w:pStyle w:val="ListParagraph"/>
        <w:numPr>
          <w:ilvl w:val="0"/>
          <w:numId w:val="13"/>
        </w:numPr>
        <w:contextualSpacing w:val="0"/>
      </w:pPr>
      <w:r>
        <w:lastRenderedPageBreak/>
        <w:t>The deductions carried forward will be deducted whenever there is an amount going into account value. Any premiums paid will first have to pay allocation charge, then will be used to clear any deductions carried forward at that time before going into account value. Similarly, any bonuses incurred will be used to clear any deductions carried forward at that time before going into account value. The maximum deductions carried forward that can be cleared cannot exceed the premium after allocation charge or the bonuses incurred.</w:t>
      </w:r>
    </w:p>
    <w:p w14:paraId="5E4EF1D6" w14:textId="77777777" w:rsidR="00BD0135" w:rsidRPr="00502518" w:rsidRDefault="00BD0135" w:rsidP="00BD0135">
      <w:pPr>
        <w:pStyle w:val="ListParagraph"/>
        <w:numPr>
          <w:ilvl w:val="0"/>
          <w:numId w:val="12"/>
        </w:numPr>
        <w:contextualSpacing w:val="0"/>
        <w:rPr>
          <w:b/>
        </w:rPr>
      </w:pPr>
      <w:r w:rsidRPr="00502518">
        <w:rPr>
          <w:b/>
        </w:rPr>
        <w:t>Calculation of COI</w:t>
      </w:r>
    </w:p>
    <w:p w14:paraId="15A079A2" w14:textId="316368DA" w:rsidR="008425EB" w:rsidRDefault="008425EB" w:rsidP="002A3497">
      <w:pPr>
        <w:pStyle w:val="ListParagraph"/>
        <w:ind w:left="360"/>
        <w:contextualSpacing w:val="0"/>
      </w:pPr>
      <w:r>
        <w:t>COI is calculated based on</w:t>
      </w:r>
      <w:r w:rsidR="00BF0311">
        <w:t xml:space="preserve"> the</w:t>
      </w:r>
      <w:r>
        <w:t xml:space="preserve"> basic account only.</w:t>
      </w:r>
    </w:p>
    <w:p w14:paraId="4866FBFD" w14:textId="77777777" w:rsidR="002A3497" w:rsidRDefault="002A3497" w:rsidP="002A3497">
      <w:pPr>
        <w:pStyle w:val="ListParagraph"/>
        <w:ind w:left="360"/>
        <w:contextualSpacing w:val="0"/>
      </w:pPr>
      <w:r>
        <w:t>Between admin charge and COI, admin charge is deducted first and then COI.</w:t>
      </w:r>
    </w:p>
    <w:p w14:paraId="31DE0555" w14:textId="77777777" w:rsidR="002A3497" w:rsidRDefault="002A3497" w:rsidP="002A3497">
      <w:pPr>
        <w:pStyle w:val="ListParagraph"/>
        <w:ind w:left="360"/>
        <w:contextualSpacing w:val="0"/>
      </w:pPr>
      <w:r>
        <w:t xml:space="preserve">Hence, COI is calculated </w:t>
      </w:r>
      <w:r w:rsidR="008425EB">
        <w:t xml:space="preserve">based on the basic account value after deducting the admin charge. This basic account value will be used to determine the death benefit and the sum at risk used to compute COI. </w:t>
      </w:r>
    </w:p>
    <w:p w14:paraId="2D7F615A" w14:textId="77777777" w:rsidR="00BD0135" w:rsidRPr="00502518" w:rsidRDefault="00BD0135" w:rsidP="00BD0135">
      <w:pPr>
        <w:pStyle w:val="ListParagraph"/>
        <w:numPr>
          <w:ilvl w:val="0"/>
          <w:numId w:val="12"/>
        </w:numPr>
        <w:contextualSpacing w:val="0"/>
        <w:rPr>
          <w:b/>
        </w:rPr>
      </w:pPr>
      <w:r w:rsidRPr="00502518">
        <w:rPr>
          <w:b/>
        </w:rPr>
        <w:t>The Guarantee mechanism</w:t>
      </w:r>
    </w:p>
    <w:p w14:paraId="0AC67A83" w14:textId="04904A55" w:rsidR="00502518" w:rsidRDefault="00502518" w:rsidP="00502518">
      <w:pPr>
        <w:pStyle w:val="ListParagraph"/>
        <w:ind w:left="360"/>
        <w:contextualSpacing w:val="0"/>
      </w:pPr>
      <w:r>
        <w:t xml:space="preserve">The calculations here do not affect </w:t>
      </w:r>
      <w:r w:rsidRPr="00502518">
        <w:t xml:space="preserve">the projection of the policy account </w:t>
      </w:r>
      <w:r w:rsidR="00BF0311" w:rsidRPr="00502518">
        <w:t>value but</w:t>
      </w:r>
      <w:r w:rsidRPr="00502518">
        <w:t xml:space="preserve"> will be used in assessing the cost of guarantee later. Since the guarantee is hard guarantee, at any time point, if the actual earned rate for the policyholder is lower than the guaranteed rate, the account value will be adjusted accordingly and if the actual earned rate is higher than the guaranteed rate, the guaranteed account value will also be adjusted accordingly</w:t>
      </w:r>
      <w:r>
        <w:t>.</w:t>
      </w:r>
    </w:p>
    <w:p w14:paraId="7B56ABA2" w14:textId="77777777" w:rsidR="00F3029B" w:rsidRDefault="00F3029B" w:rsidP="00502518">
      <w:pPr>
        <w:pStyle w:val="ListParagraph"/>
        <w:ind w:left="360"/>
        <w:contextualSpacing w:val="0"/>
      </w:pPr>
      <w:r>
        <w:t>Note that the guaranteed account value is calculated based on the cash flows that actually arise for the normal account value. In other words, allocated premiums, deductions, bonuses are all the same as the ones used for the normal account value.</w:t>
      </w:r>
    </w:p>
    <w:p w14:paraId="470360F5" w14:textId="77777777" w:rsidR="00BD0135" w:rsidRPr="00502518" w:rsidRDefault="00BD0135" w:rsidP="00BD0135">
      <w:pPr>
        <w:pStyle w:val="ListParagraph"/>
        <w:numPr>
          <w:ilvl w:val="0"/>
          <w:numId w:val="12"/>
        </w:numPr>
        <w:contextualSpacing w:val="0"/>
        <w:rPr>
          <w:b/>
        </w:rPr>
      </w:pPr>
      <w:r w:rsidRPr="00502518">
        <w:rPr>
          <w:b/>
        </w:rPr>
        <w:t>Bonus</w:t>
      </w:r>
    </w:p>
    <w:p w14:paraId="67AB81A0" w14:textId="77777777" w:rsidR="00502518" w:rsidRDefault="00502518" w:rsidP="00502518">
      <w:pPr>
        <w:pStyle w:val="ListParagraph"/>
        <w:ind w:left="360"/>
        <w:contextualSpacing w:val="0"/>
      </w:pPr>
      <w:r>
        <w:t xml:space="preserve">All bonuses are paid into top-up account </w:t>
      </w:r>
      <w:r w:rsidR="00CC388D">
        <w:t xml:space="preserve">value only, after </w:t>
      </w:r>
      <w:r w:rsidR="005E474C">
        <w:t>clearing deductions carried forward if any.</w:t>
      </w:r>
    </w:p>
    <w:p w14:paraId="03B69772" w14:textId="77777777" w:rsidR="00013881" w:rsidRDefault="00013881" w:rsidP="007379C5">
      <w:pPr>
        <w:pStyle w:val="ListParagraph"/>
        <w:numPr>
          <w:ilvl w:val="0"/>
          <w:numId w:val="12"/>
        </w:numPr>
        <w:contextualSpacing w:val="0"/>
        <w:rPr>
          <w:b/>
        </w:rPr>
      </w:pPr>
      <w:r>
        <w:rPr>
          <w:b/>
        </w:rPr>
        <w:t>The calculation of the SB as % of total COI</w:t>
      </w:r>
    </w:p>
    <w:p w14:paraId="2B602ACD" w14:textId="530A54FA" w:rsidR="007379C5" w:rsidRPr="00013881" w:rsidRDefault="00013881" w:rsidP="00013881">
      <w:pPr>
        <w:pStyle w:val="ListParagraph"/>
        <w:ind w:left="360"/>
        <w:contextualSpacing w:val="0"/>
        <w:rPr>
          <w:bCs/>
        </w:rPr>
      </w:pPr>
      <w:r w:rsidRPr="00013881">
        <w:rPr>
          <w:bCs/>
        </w:rPr>
        <w:t xml:space="preserve">tot_coi_sb(t) is based on mort_coi(t), which is the full COI charge computed for the month regardless of whether it was successfully deducted from the account value or carried forward as dedncf. In other words, it uses the gross COI incurred, not the net amount actually taken from the account. </w:t>
      </w:r>
    </w:p>
    <w:p w14:paraId="3998C32C" w14:textId="77777777" w:rsidR="00A35644" w:rsidRDefault="00A35644" w:rsidP="00C60670">
      <w:pPr>
        <w:spacing w:before="120"/>
        <w:rPr>
          <w:b/>
        </w:rPr>
      </w:pPr>
    </w:p>
    <w:p w14:paraId="2B026E6D" w14:textId="77777777" w:rsidR="00514CFC" w:rsidRDefault="00514CFC">
      <w:pPr>
        <w:jc w:val="left"/>
        <w:rPr>
          <w:rFonts w:asciiTheme="majorHAnsi" w:eastAsiaTheme="majorEastAsia" w:hAnsiTheme="majorHAnsi" w:cstheme="majorBidi"/>
          <w:b/>
          <w:color w:val="2E74B5" w:themeColor="accent1" w:themeShade="BF"/>
          <w:sz w:val="26"/>
          <w:szCs w:val="26"/>
        </w:rPr>
      </w:pPr>
      <w:r>
        <w:br w:type="page"/>
      </w:r>
    </w:p>
    <w:p w14:paraId="348445FA" w14:textId="3266C0E2" w:rsidR="00C60670" w:rsidRDefault="00C60670" w:rsidP="00C60670">
      <w:pPr>
        <w:pStyle w:val="Heading2"/>
      </w:pPr>
      <w:r>
        <w:lastRenderedPageBreak/>
        <w:t>Construction of the decrements</w:t>
      </w:r>
    </w:p>
    <w:p w14:paraId="0B981BBE" w14:textId="77777777" w:rsidR="00514CFC" w:rsidRDefault="00514CFC" w:rsidP="00514CFC">
      <w:pPr>
        <w:jc w:val="left"/>
      </w:pPr>
      <w:r>
        <w:t>The computation logic for each month is described below.</w:t>
      </w:r>
    </w:p>
    <w:p w14:paraId="4762EF62" w14:textId="77777777" w:rsidR="00514CFC" w:rsidRDefault="00514CFC" w:rsidP="00514CFC">
      <w:r>
        <w:t>==================================================================================</w:t>
      </w:r>
    </w:p>
    <w:p w14:paraId="60863429" w14:textId="1FB5118F"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PART 2 — DECREMENTS — COMPUTATION DEPENDENCY TREE</w:t>
      </w:r>
    </w:p>
    <w:p w14:paraId="178BE33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w:t>
      </w:r>
    </w:p>
    <w:p w14:paraId="04F8D9D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Legend:</w:t>
      </w:r>
    </w:p>
    <w:p w14:paraId="59C96A9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(t-1)   = value from prior month</w:t>
      </w:r>
    </w:p>
    <w:p w14:paraId="1F09FA4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[P1]    = variable computed in Part 1</w:t>
      </w:r>
    </w:p>
    <w:p w14:paraId="5CD2E86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[input] = policy / param input</w:t>
      </w:r>
    </w:p>
    <w:p w14:paraId="2229BDB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[table] = assumption table lookup</w:t>
      </w:r>
    </w:p>
    <w:p w14:paraId="3660AFBC" w14:textId="77777777" w:rsidR="00514CFC" w:rsidRPr="00550C14" w:rsidRDefault="00514CFC" w:rsidP="00514CFC">
      <w:pPr>
        <w:spacing w:after="0" w:line="240" w:lineRule="auto"/>
        <w:jc w:val="left"/>
        <w:rPr>
          <w:rFonts w:ascii="Consolas" w:eastAsia="Arial" w:hAnsi="Consolas" w:cs="Arial"/>
          <w:sz w:val="17"/>
          <w:szCs w:val="17"/>
        </w:rPr>
      </w:pPr>
    </w:p>
    <w:p w14:paraId="3642A25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no_pols_ifsm(t)  [S2.1]</w:t>
      </w:r>
    </w:p>
    <w:p w14:paraId="355B357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no_pols_if(t-1)                           ← (t-1)  [S2.2]</w:t>
      </w:r>
    </w:p>
    <w:p w14:paraId="071F80E9"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no_mats(t-1)                              ← (t-1)  [S2.5]</w:t>
      </w:r>
    </w:p>
    <w:p w14:paraId="5EA11A39" w14:textId="77777777" w:rsidR="00514CFC" w:rsidRPr="00550C14" w:rsidRDefault="00514CFC" w:rsidP="00514CFC">
      <w:pPr>
        <w:spacing w:after="0" w:line="240" w:lineRule="auto"/>
        <w:jc w:val="left"/>
        <w:rPr>
          <w:rFonts w:ascii="Consolas" w:eastAsia="Arial" w:hAnsi="Consolas" w:cs="Arial"/>
          <w:sz w:val="17"/>
          <w:szCs w:val="17"/>
        </w:rPr>
      </w:pPr>
    </w:p>
    <w:p w14:paraId="6577E3A8"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no_mats(t)  [S2.5]</w:t>
      </w:r>
    </w:p>
    <w:p w14:paraId="436593E6"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no_pols_if(t)                             ← same t  [S2.2]</w:t>
      </w:r>
    </w:p>
    <w:p w14:paraId="2AE7BFA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(non-zero only when t = pol_term × 12)    ← [input]</w:t>
      </w:r>
    </w:p>
    <w:p w14:paraId="17B09FD2" w14:textId="77777777" w:rsidR="00514CFC" w:rsidRPr="00550C14" w:rsidRDefault="00514CFC" w:rsidP="00514CFC">
      <w:pPr>
        <w:spacing w:after="0" w:line="240" w:lineRule="auto"/>
        <w:jc w:val="left"/>
        <w:rPr>
          <w:rFonts w:ascii="Consolas" w:eastAsia="Arial" w:hAnsi="Consolas" w:cs="Arial"/>
          <w:sz w:val="17"/>
          <w:szCs w:val="17"/>
        </w:rPr>
      </w:pPr>
    </w:p>
    <w:p w14:paraId="6DF0049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no_deaths(t)  [S2.3]</w:t>
      </w:r>
    </w:p>
    <w:p w14:paraId="2BEC213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no_pols_ifsm(t)                           ← [S2.1]</w:t>
      </w:r>
    </w:p>
    <w:p w14:paraId="1CC41706"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m_death_rate(t)  [S2.6]</w:t>
      </w:r>
    </w:p>
    <w:p w14:paraId="29B4104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ann_death_rate(t)  [S2.7]</w:t>
      </w:r>
    </w:p>
    <w:p w14:paraId="7BE252F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q_death_base(t)               ← [table: mortality, age, sex, pol_year]  [S2.8]</w:t>
      </w:r>
    </w:p>
    <w:p w14:paraId="34964E7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q_death_sen                   ← [table: sensitivity factors]  [S2.9]</w:t>
      </w:r>
    </w:p>
    <w:p w14:paraId="054BDDDB" w14:textId="77777777" w:rsidR="00514CFC" w:rsidRPr="00550C14" w:rsidRDefault="00514CFC" w:rsidP="00514CFC">
      <w:pPr>
        <w:spacing w:after="0" w:line="240" w:lineRule="auto"/>
        <w:jc w:val="left"/>
        <w:rPr>
          <w:rFonts w:ascii="Consolas" w:eastAsia="Arial" w:hAnsi="Consolas" w:cs="Arial"/>
          <w:sz w:val="17"/>
          <w:szCs w:val="17"/>
        </w:rPr>
      </w:pPr>
    </w:p>
    <w:p w14:paraId="4A8AD2C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no_surrs(t)  [S2.4]</w:t>
      </w:r>
    </w:p>
    <w:p w14:paraId="4AC418C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no_pols_ifsm(t)                           ← [S2.1]</w:t>
      </w:r>
    </w:p>
    <w:p w14:paraId="5FF8060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no_deaths(t)                              ← [S2.3]</w:t>
      </w:r>
    </w:p>
    <w:p w14:paraId="490D068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m_lapse_rate(t)  [S2.10]</w:t>
      </w:r>
    </w:p>
    <w:p w14:paraId="13C1234C"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is_inforce_end(t)                   ← [P1: S1.2]  (lapse-due-to-AV termination)</w:t>
      </w:r>
    </w:p>
    <w:p w14:paraId="7373C67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pol_term, prem_term, prem_freq_mths ← [input]</w:t>
      </w:r>
    </w:p>
    <w:p w14:paraId="3B90C0D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ann_lapse_rate(t)  [S2.11]</w:t>
      </w:r>
    </w:p>
    <w:p w14:paraId="3B43694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w_base(t)                     ← [table: lapse, pol_year, prem_freq]  [S2.12]</w:t>
      </w:r>
    </w:p>
    <w:p w14:paraId="242B7D5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w_sen                         ← [table: sensitivity factors]  [S2.13]</w:t>
      </w:r>
    </w:p>
    <w:p w14:paraId="33749906" w14:textId="77777777" w:rsidR="00514CFC" w:rsidRPr="00550C14" w:rsidRDefault="00514CFC" w:rsidP="00514CFC">
      <w:pPr>
        <w:spacing w:after="0" w:line="240" w:lineRule="auto"/>
        <w:jc w:val="left"/>
        <w:rPr>
          <w:rFonts w:ascii="Consolas" w:eastAsia="Arial" w:hAnsi="Consolas" w:cs="Arial"/>
          <w:sz w:val="17"/>
          <w:szCs w:val="17"/>
        </w:rPr>
      </w:pPr>
    </w:p>
    <w:p w14:paraId="1B1F3EE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no_pols_if(t)  [S2.2]</w:t>
      </w:r>
    </w:p>
    <w:p w14:paraId="18BD78A4"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no_pols_ifsm(t)                           ← [S2.1]</w:t>
      </w:r>
    </w:p>
    <w:p w14:paraId="37C9F90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no_deaths(t)                              ← [S2.3]</w:t>
      </w:r>
    </w:p>
    <w:p w14:paraId="5A6460E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no_surrs(t)                               ← [S2.4]</w:t>
      </w:r>
    </w:p>
    <w:p w14:paraId="57E58CE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(at t = 0: init_pols_if from policy inputs)</w:t>
      </w:r>
    </w:p>
    <w:p w14:paraId="1C5C3D3C" w14:textId="77777777" w:rsidR="00514CFC" w:rsidRPr="00550C14" w:rsidRDefault="00514CFC" w:rsidP="00514CFC">
      <w:pPr>
        <w:spacing w:after="0" w:line="240" w:lineRule="auto"/>
        <w:jc w:val="left"/>
        <w:rPr>
          <w:rFonts w:ascii="Consolas" w:eastAsia="Arial" w:hAnsi="Consolas" w:cs="Arial"/>
          <w:sz w:val="17"/>
          <w:szCs w:val="17"/>
        </w:rPr>
      </w:pPr>
    </w:p>
    <w:p w14:paraId="19A5F82C"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CIRCULAR NOTE: no_mats(t) references no_pols_if(t) at the same t.</w:t>
      </w:r>
    </w:p>
    <w:p w14:paraId="0F2E6D8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Resolution: no_mats(t) is non-zero only at t = pol_term × 12,</w:t>
      </w:r>
    </w:p>
    <w:p w14:paraId="032BA637"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where no_pols_if is computed first and then immediately released</w:t>
      </w:r>
    </w:p>
    <w:p w14:paraId="3C942FDF"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as maturities. In practice, evaluate no_pols_if(t) then no_mats(t)</w:t>
      </w:r>
    </w:p>
    <w:p w14:paraId="1BFD581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in sequence within each time step.</w:t>
      </w:r>
    </w:p>
    <w:p w14:paraId="3D821CE4" w14:textId="77777777" w:rsidR="00514CFC" w:rsidRDefault="00514CFC" w:rsidP="00514CFC">
      <w:r>
        <w:t>==================================================================================</w:t>
      </w:r>
    </w:p>
    <w:p w14:paraId="516EC9B2" w14:textId="77777777" w:rsidR="00996216" w:rsidRDefault="00996216" w:rsidP="00996216">
      <w:pPr>
        <w:pStyle w:val="Heading3"/>
      </w:pPr>
      <w:r w:rsidRPr="001161E4">
        <w:t>Computation table</w:t>
      </w:r>
    </w:p>
    <w:tbl>
      <w:tblPr>
        <w:tblStyle w:val="TableGrid"/>
        <w:tblW w:w="0" w:type="auto"/>
        <w:tblLook w:val="04A0" w:firstRow="1" w:lastRow="0" w:firstColumn="1" w:lastColumn="0" w:noHBand="0" w:noVBand="1"/>
      </w:tblPr>
      <w:tblGrid>
        <w:gridCol w:w="667"/>
        <w:gridCol w:w="1714"/>
        <w:gridCol w:w="5324"/>
        <w:gridCol w:w="1311"/>
      </w:tblGrid>
      <w:tr w:rsidR="003874EC" w:rsidRPr="00506A37" w14:paraId="0B6F98B7" w14:textId="77777777" w:rsidTr="00513A93">
        <w:trPr>
          <w:tblHeader/>
        </w:trPr>
        <w:tc>
          <w:tcPr>
            <w:tcW w:w="667" w:type="dxa"/>
            <w:vAlign w:val="center"/>
          </w:tcPr>
          <w:p w14:paraId="223C9805" w14:textId="77777777" w:rsidR="003874EC" w:rsidRPr="00506A37" w:rsidRDefault="003874EC" w:rsidP="000B68E0">
            <w:pPr>
              <w:jc w:val="left"/>
              <w:rPr>
                <w:b/>
                <w:sz w:val="20"/>
                <w:szCs w:val="20"/>
              </w:rPr>
            </w:pPr>
            <w:r w:rsidRPr="00506A37">
              <w:rPr>
                <w:b/>
                <w:sz w:val="20"/>
                <w:szCs w:val="20"/>
              </w:rPr>
              <w:t>Step</w:t>
            </w:r>
          </w:p>
        </w:tc>
        <w:tc>
          <w:tcPr>
            <w:tcW w:w="1714" w:type="dxa"/>
            <w:vAlign w:val="center"/>
          </w:tcPr>
          <w:p w14:paraId="09A0AFF1" w14:textId="77777777" w:rsidR="003874EC" w:rsidRPr="00506A37" w:rsidRDefault="003874EC" w:rsidP="000B68E0">
            <w:pPr>
              <w:jc w:val="left"/>
              <w:rPr>
                <w:b/>
                <w:sz w:val="20"/>
                <w:szCs w:val="20"/>
              </w:rPr>
            </w:pPr>
            <w:r w:rsidRPr="00506A37">
              <w:rPr>
                <w:b/>
                <w:sz w:val="20"/>
                <w:szCs w:val="20"/>
              </w:rPr>
              <w:t>Variable</w:t>
            </w:r>
          </w:p>
        </w:tc>
        <w:tc>
          <w:tcPr>
            <w:tcW w:w="5324" w:type="dxa"/>
            <w:vAlign w:val="center"/>
          </w:tcPr>
          <w:p w14:paraId="748A65E6" w14:textId="77777777" w:rsidR="003874EC" w:rsidRPr="00506A37" w:rsidRDefault="003874EC" w:rsidP="000B68E0">
            <w:pPr>
              <w:jc w:val="left"/>
              <w:rPr>
                <w:b/>
                <w:sz w:val="20"/>
                <w:szCs w:val="20"/>
              </w:rPr>
            </w:pPr>
            <w:r w:rsidRPr="00506A37">
              <w:rPr>
                <w:b/>
                <w:sz w:val="20"/>
                <w:szCs w:val="20"/>
              </w:rPr>
              <w:t>Formula</w:t>
            </w:r>
          </w:p>
        </w:tc>
        <w:tc>
          <w:tcPr>
            <w:tcW w:w="1311" w:type="dxa"/>
            <w:vAlign w:val="center"/>
          </w:tcPr>
          <w:p w14:paraId="7C740EFA" w14:textId="77777777" w:rsidR="003874EC" w:rsidRPr="00506A37" w:rsidRDefault="003874EC" w:rsidP="000B68E0">
            <w:pPr>
              <w:jc w:val="left"/>
              <w:rPr>
                <w:b/>
                <w:sz w:val="20"/>
                <w:szCs w:val="20"/>
              </w:rPr>
            </w:pPr>
            <w:r w:rsidRPr="00506A37">
              <w:rPr>
                <w:b/>
                <w:sz w:val="20"/>
                <w:szCs w:val="20"/>
              </w:rPr>
              <w:t>Depends on</w:t>
            </w:r>
          </w:p>
        </w:tc>
      </w:tr>
      <w:tr w:rsidR="00506A37" w:rsidRPr="00506A37" w14:paraId="64378855" w14:textId="77777777" w:rsidTr="00513A93">
        <w:trPr>
          <w:cantSplit/>
        </w:trPr>
        <w:tc>
          <w:tcPr>
            <w:tcW w:w="667" w:type="dxa"/>
            <w:vAlign w:val="center"/>
          </w:tcPr>
          <w:p w14:paraId="53425CC0"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w:t>
            </w:r>
          </w:p>
        </w:tc>
        <w:tc>
          <w:tcPr>
            <w:tcW w:w="1714" w:type="dxa"/>
            <w:vAlign w:val="center"/>
          </w:tcPr>
          <w:p w14:paraId="33ED1B66" w14:textId="77777777" w:rsidR="00506A37" w:rsidRPr="00506A37" w:rsidRDefault="00506A37" w:rsidP="00506A37">
            <w:pPr>
              <w:jc w:val="left"/>
              <w:rPr>
                <w:sz w:val="20"/>
                <w:szCs w:val="20"/>
              </w:rPr>
            </w:pPr>
            <w:r w:rsidRPr="00506A37">
              <w:rPr>
                <w:sz w:val="20"/>
                <w:szCs w:val="20"/>
              </w:rPr>
              <w:t>no_pols_ifsm(t)</w:t>
            </w:r>
          </w:p>
        </w:tc>
        <w:tc>
          <w:tcPr>
            <w:tcW w:w="5324" w:type="dxa"/>
            <w:vAlign w:val="center"/>
          </w:tcPr>
          <w:p w14:paraId="2A40F63E" w14:textId="213D425C" w:rsidR="00506A37" w:rsidRPr="00506A37" w:rsidRDefault="00506A37" w:rsidP="00506A37">
            <w:pPr>
              <w:jc w:val="left"/>
              <w:rPr>
                <w:sz w:val="20"/>
                <w:szCs w:val="20"/>
              </w:rPr>
            </w:pPr>
            <w:r w:rsidRPr="00506A37">
              <w:rPr>
                <w:sz w:val="20"/>
                <w:szCs w:val="20"/>
              </w:rPr>
              <w:t>no_pols_if(t-1) – no_mats(t</w:t>
            </w:r>
            <w:r w:rsidR="004E7701">
              <w:rPr>
                <w:sz w:val="20"/>
                <w:szCs w:val="20"/>
              </w:rPr>
              <w:t>-1</w:t>
            </w:r>
            <w:r w:rsidRPr="00506A37">
              <w:rPr>
                <w:sz w:val="20"/>
                <w:szCs w:val="20"/>
              </w:rPr>
              <w:t>)</w:t>
            </w:r>
          </w:p>
        </w:tc>
        <w:tc>
          <w:tcPr>
            <w:tcW w:w="1311" w:type="dxa"/>
            <w:vAlign w:val="center"/>
          </w:tcPr>
          <w:p w14:paraId="1933685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 S2.5</w:t>
            </w:r>
          </w:p>
        </w:tc>
      </w:tr>
      <w:tr w:rsidR="00506A37" w:rsidRPr="00506A37" w14:paraId="4566CEBE" w14:textId="77777777" w:rsidTr="00513A93">
        <w:trPr>
          <w:cantSplit/>
        </w:trPr>
        <w:tc>
          <w:tcPr>
            <w:tcW w:w="667" w:type="dxa"/>
            <w:vAlign w:val="center"/>
          </w:tcPr>
          <w:p w14:paraId="417608D5"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w:t>
            </w:r>
          </w:p>
        </w:tc>
        <w:tc>
          <w:tcPr>
            <w:tcW w:w="1714" w:type="dxa"/>
            <w:vAlign w:val="center"/>
          </w:tcPr>
          <w:p w14:paraId="683DB90E" w14:textId="77777777" w:rsidR="00506A37" w:rsidRPr="00506A37" w:rsidRDefault="00506A37" w:rsidP="00506A37">
            <w:pPr>
              <w:jc w:val="left"/>
              <w:rPr>
                <w:sz w:val="20"/>
                <w:szCs w:val="20"/>
              </w:rPr>
            </w:pPr>
            <w:r w:rsidRPr="00506A37">
              <w:rPr>
                <w:sz w:val="20"/>
                <w:szCs w:val="20"/>
              </w:rPr>
              <w:t>no_pols_if(t)</w:t>
            </w:r>
          </w:p>
        </w:tc>
        <w:tc>
          <w:tcPr>
            <w:tcW w:w="5324" w:type="dxa"/>
            <w:vAlign w:val="center"/>
          </w:tcPr>
          <w:p w14:paraId="22F13A96" w14:textId="77777777" w:rsidR="00506A37" w:rsidRPr="00506A37" w:rsidRDefault="00506A37" w:rsidP="00506A37">
            <w:pPr>
              <w:jc w:val="left"/>
              <w:rPr>
                <w:sz w:val="20"/>
                <w:szCs w:val="20"/>
              </w:rPr>
            </w:pPr>
            <w:r w:rsidRPr="00506A37">
              <w:rPr>
                <w:sz w:val="20"/>
                <w:szCs w:val="20"/>
              </w:rPr>
              <w:t>If t = 0:</w:t>
            </w:r>
          </w:p>
          <w:p w14:paraId="1B614092" w14:textId="77777777" w:rsidR="00506A37" w:rsidRPr="00506A37" w:rsidRDefault="00506A37" w:rsidP="00506A37">
            <w:pPr>
              <w:pStyle w:val="ListParagraph"/>
              <w:ind w:left="360"/>
              <w:jc w:val="left"/>
              <w:rPr>
                <w:sz w:val="20"/>
                <w:szCs w:val="20"/>
              </w:rPr>
            </w:pPr>
            <w:r w:rsidRPr="00506A37">
              <w:rPr>
                <w:sz w:val="20"/>
                <w:szCs w:val="20"/>
              </w:rPr>
              <w:t xml:space="preserve">Initial policies inforce </w:t>
            </w:r>
          </w:p>
          <w:p w14:paraId="7CF6DDBA" w14:textId="77777777" w:rsidR="00506A37" w:rsidRPr="00506A37" w:rsidRDefault="00506A37" w:rsidP="00506A37">
            <w:pPr>
              <w:jc w:val="left"/>
              <w:rPr>
                <w:sz w:val="20"/>
                <w:szCs w:val="20"/>
              </w:rPr>
            </w:pPr>
            <w:r w:rsidRPr="00506A37">
              <w:rPr>
                <w:sz w:val="20"/>
                <w:szCs w:val="20"/>
              </w:rPr>
              <w:t>Else:</w:t>
            </w:r>
          </w:p>
          <w:p w14:paraId="25A52DB8" w14:textId="77777777" w:rsidR="00506A37" w:rsidRPr="00506A37" w:rsidRDefault="00506A37" w:rsidP="00506A37">
            <w:pPr>
              <w:pStyle w:val="ListParagraph"/>
              <w:ind w:left="360"/>
              <w:jc w:val="left"/>
              <w:rPr>
                <w:sz w:val="20"/>
                <w:szCs w:val="20"/>
              </w:rPr>
            </w:pPr>
            <w:r w:rsidRPr="00506A37">
              <w:rPr>
                <w:sz w:val="20"/>
                <w:szCs w:val="20"/>
              </w:rPr>
              <w:t xml:space="preserve">no_pols_ifsm(t) – no_deaths(t) </w:t>
            </w:r>
          </w:p>
          <w:p w14:paraId="4CD7BD24" w14:textId="77777777" w:rsidR="00506A37" w:rsidRPr="00506A37" w:rsidRDefault="00506A37" w:rsidP="00506A37">
            <w:pPr>
              <w:pStyle w:val="ListParagraph"/>
              <w:ind w:left="360"/>
              <w:jc w:val="left"/>
              <w:rPr>
                <w:sz w:val="20"/>
                <w:szCs w:val="20"/>
              </w:rPr>
            </w:pPr>
            <w:r w:rsidRPr="00506A37">
              <w:rPr>
                <w:sz w:val="20"/>
                <w:szCs w:val="20"/>
              </w:rPr>
              <w:t>– no_surrs(t)</w:t>
            </w:r>
          </w:p>
        </w:tc>
        <w:tc>
          <w:tcPr>
            <w:tcW w:w="1311" w:type="dxa"/>
            <w:vAlign w:val="center"/>
          </w:tcPr>
          <w:p w14:paraId="0B7FEAF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S2.1, S2.3, S2.4</w:t>
            </w:r>
          </w:p>
        </w:tc>
      </w:tr>
      <w:tr w:rsidR="00506A37" w:rsidRPr="00506A37" w14:paraId="2F296487" w14:textId="77777777" w:rsidTr="00513A93">
        <w:trPr>
          <w:cantSplit/>
        </w:trPr>
        <w:tc>
          <w:tcPr>
            <w:tcW w:w="667" w:type="dxa"/>
            <w:vAlign w:val="center"/>
          </w:tcPr>
          <w:p w14:paraId="141618E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S2.3</w:t>
            </w:r>
          </w:p>
        </w:tc>
        <w:tc>
          <w:tcPr>
            <w:tcW w:w="1714" w:type="dxa"/>
            <w:vAlign w:val="center"/>
          </w:tcPr>
          <w:p w14:paraId="2EC63381" w14:textId="77777777" w:rsidR="00506A37" w:rsidRPr="00506A37" w:rsidRDefault="00506A37" w:rsidP="00506A37">
            <w:pPr>
              <w:jc w:val="left"/>
              <w:rPr>
                <w:sz w:val="20"/>
                <w:szCs w:val="20"/>
              </w:rPr>
            </w:pPr>
            <w:r w:rsidRPr="00506A37">
              <w:rPr>
                <w:sz w:val="20"/>
                <w:szCs w:val="20"/>
              </w:rPr>
              <w:t>no_deaths(t)</w:t>
            </w:r>
          </w:p>
        </w:tc>
        <w:tc>
          <w:tcPr>
            <w:tcW w:w="5324" w:type="dxa"/>
            <w:vAlign w:val="center"/>
          </w:tcPr>
          <w:p w14:paraId="04B2B0B0" w14:textId="77777777" w:rsidR="00506A37" w:rsidRPr="00506A37" w:rsidRDefault="00506A37" w:rsidP="00506A37">
            <w:pPr>
              <w:jc w:val="left"/>
              <w:rPr>
                <w:sz w:val="20"/>
                <w:szCs w:val="20"/>
              </w:rPr>
            </w:pPr>
            <w:r w:rsidRPr="00506A37">
              <w:rPr>
                <w:sz w:val="20"/>
                <w:szCs w:val="20"/>
              </w:rPr>
              <w:t>no_pols_ifsm(t) × m_death_rate(t)</w:t>
            </w:r>
          </w:p>
        </w:tc>
        <w:tc>
          <w:tcPr>
            <w:tcW w:w="1311" w:type="dxa"/>
            <w:vAlign w:val="center"/>
          </w:tcPr>
          <w:p w14:paraId="5630F4BA"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 S2.6</w:t>
            </w:r>
          </w:p>
        </w:tc>
      </w:tr>
      <w:tr w:rsidR="00506A37" w:rsidRPr="00506A37" w14:paraId="4302C63F" w14:textId="77777777" w:rsidTr="00513A93">
        <w:trPr>
          <w:cantSplit/>
        </w:trPr>
        <w:tc>
          <w:tcPr>
            <w:tcW w:w="667" w:type="dxa"/>
            <w:vAlign w:val="center"/>
          </w:tcPr>
          <w:p w14:paraId="62026A87"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S2.4</w:t>
            </w:r>
          </w:p>
        </w:tc>
        <w:tc>
          <w:tcPr>
            <w:tcW w:w="1714" w:type="dxa"/>
            <w:vAlign w:val="center"/>
          </w:tcPr>
          <w:p w14:paraId="11BDB4EE" w14:textId="77777777" w:rsidR="00506A37" w:rsidRPr="00506A37" w:rsidRDefault="00506A37" w:rsidP="00506A37">
            <w:pPr>
              <w:jc w:val="left"/>
              <w:rPr>
                <w:sz w:val="20"/>
                <w:szCs w:val="20"/>
              </w:rPr>
            </w:pPr>
            <w:r w:rsidRPr="00506A37">
              <w:rPr>
                <w:sz w:val="20"/>
                <w:szCs w:val="20"/>
              </w:rPr>
              <w:t>no_surrs(t)</w:t>
            </w:r>
          </w:p>
        </w:tc>
        <w:tc>
          <w:tcPr>
            <w:tcW w:w="5324" w:type="dxa"/>
            <w:vAlign w:val="center"/>
          </w:tcPr>
          <w:p w14:paraId="35D2D9EA" w14:textId="77777777" w:rsidR="00506A37" w:rsidRPr="00506A37" w:rsidRDefault="00506A37" w:rsidP="00506A37">
            <w:pPr>
              <w:jc w:val="left"/>
              <w:rPr>
                <w:sz w:val="20"/>
                <w:szCs w:val="20"/>
              </w:rPr>
            </w:pPr>
            <w:r w:rsidRPr="00506A37">
              <w:rPr>
                <w:sz w:val="20"/>
                <w:szCs w:val="20"/>
              </w:rPr>
              <w:t xml:space="preserve">(no_pols_ifsm(t) –  no_deaths(t)) </w:t>
            </w:r>
          </w:p>
          <w:p w14:paraId="74FEBC79" w14:textId="77777777" w:rsidR="00506A37" w:rsidRPr="00506A37" w:rsidRDefault="00506A37" w:rsidP="00506A37">
            <w:pPr>
              <w:jc w:val="left"/>
              <w:rPr>
                <w:sz w:val="20"/>
                <w:szCs w:val="20"/>
              </w:rPr>
            </w:pPr>
            <w:r w:rsidRPr="00506A37">
              <w:rPr>
                <w:sz w:val="20"/>
                <w:szCs w:val="20"/>
              </w:rPr>
              <w:t>× m_lapse_rate(t)</w:t>
            </w:r>
          </w:p>
        </w:tc>
        <w:tc>
          <w:tcPr>
            <w:tcW w:w="1311" w:type="dxa"/>
            <w:vAlign w:val="center"/>
          </w:tcPr>
          <w:p w14:paraId="6B915F52"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 S2.3, S2.10</w:t>
            </w:r>
          </w:p>
        </w:tc>
      </w:tr>
      <w:tr w:rsidR="00506A37" w:rsidRPr="00506A37" w14:paraId="371183B1" w14:textId="77777777" w:rsidTr="00513A93">
        <w:trPr>
          <w:cantSplit/>
        </w:trPr>
        <w:tc>
          <w:tcPr>
            <w:tcW w:w="667" w:type="dxa"/>
            <w:vAlign w:val="center"/>
          </w:tcPr>
          <w:p w14:paraId="5C7C49A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lastRenderedPageBreak/>
              <w:t>S2.5</w:t>
            </w:r>
          </w:p>
        </w:tc>
        <w:tc>
          <w:tcPr>
            <w:tcW w:w="1714" w:type="dxa"/>
            <w:vAlign w:val="center"/>
          </w:tcPr>
          <w:p w14:paraId="2722AC04" w14:textId="77777777" w:rsidR="00506A37" w:rsidRPr="00506A37" w:rsidRDefault="00506A37" w:rsidP="00506A37">
            <w:pPr>
              <w:jc w:val="left"/>
              <w:rPr>
                <w:sz w:val="20"/>
                <w:szCs w:val="20"/>
              </w:rPr>
            </w:pPr>
            <w:r w:rsidRPr="00506A37">
              <w:rPr>
                <w:sz w:val="20"/>
                <w:szCs w:val="20"/>
              </w:rPr>
              <w:t>no_mats(t)</w:t>
            </w:r>
          </w:p>
        </w:tc>
        <w:tc>
          <w:tcPr>
            <w:tcW w:w="5324" w:type="dxa"/>
            <w:vAlign w:val="center"/>
          </w:tcPr>
          <w:p w14:paraId="782DE433" w14:textId="4627782C" w:rsidR="00506A37" w:rsidRPr="00506A37" w:rsidRDefault="00506A37" w:rsidP="00506A37">
            <w:pPr>
              <w:jc w:val="left"/>
              <w:rPr>
                <w:sz w:val="20"/>
                <w:szCs w:val="20"/>
              </w:rPr>
            </w:pPr>
            <w:r w:rsidRPr="00506A37">
              <w:rPr>
                <w:sz w:val="20"/>
                <w:szCs w:val="20"/>
              </w:rPr>
              <w:t>If t = pol_term × 12:</w:t>
            </w:r>
          </w:p>
          <w:p w14:paraId="13987510" w14:textId="733A0506" w:rsidR="00506A37" w:rsidRPr="00506A37" w:rsidRDefault="00506A37" w:rsidP="00506A37">
            <w:pPr>
              <w:pStyle w:val="ListParagraph"/>
              <w:ind w:left="360"/>
              <w:jc w:val="left"/>
              <w:rPr>
                <w:sz w:val="20"/>
                <w:szCs w:val="20"/>
              </w:rPr>
            </w:pPr>
            <w:r w:rsidRPr="00506A37">
              <w:rPr>
                <w:sz w:val="20"/>
                <w:szCs w:val="20"/>
              </w:rPr>
              <w:t>no_pols_if(t)</w:t>
            </w:r>
          </w:p>
          <w:p w14:paraId="5ACF9617" w14:textId="77777777" w:rsidR="00506A37" w:rsidRPr="00506A37" w:rsidRDefault="00506A37" w:rsidP="00506A37">
            <w:pPr>
              <w:jc w:val="left"/>
              <w:rPr>
                <w:sz w:val="20"/>
                <w:szCs w:val="20"/>
              </w:rPr>
            </w:pPr>
            <w:r w:rsidRPr="00506A37">
              <w:rPr>
                <w:sz w:val="20"/>
                <w:szCs w:val="20"/>
              </w:rPr>
              <w:t>Else:</w:t>
            </w:r>
          </w:p>
          <w:p w14:paraId="68BDE1CB" w14:textId="77777777" w:rsidR="00506A37" w:rsidRPr="00506A37" w:rsidRDefault="00506A37" w:rsidP="00506A37">
            <w:pPr>
              <w:pStyle w:val="ListParagraph"/>
              <w:ind w:left="360"/>
              <w:jc w:val="left"/>
              <w:rPr>
                <w:sz w:val="20"/>
                <w:szCs w:val="20"/>
              </w:rPr>
            </w:pPr>
            <w:r w:rsidRPr="00506A37">
              <w:rPr>
                <w:sz w:val="20"/>
                <w:szCs w:val="20"/>
              </w:rPr>
              <w:t>0</w:t>
            </w:r>
          </w:p>
        </w:tc>
        <w:tc>
          <w:tcPr>
            <w:tcW w:w="1311" w:type="dxa"/>
            <w:vAlign w:val="center"/>
          </w:tcPr>
          <w:p w14:paraId="578C2919"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S2.2</w:t>
            </w:r>
          </w:p>
        </w:tc>
      </w:tr>
      <w:tr w:rsidR="00506A37" w:rsidRPr="00506A37" w14:paraId="7A30F848" w14:textId="77777777" w:rsidTr="00513A93">
        <w:trPr>
          <w:cantSplit/>
        </w:trPr>
        <w:tc>
          <w:tcPr>
            <w:tcW w:w="667" w:type="dxa"/>
            <w:vAlign w:val="center"/>
          </w:tcPr>
          <w:p w14:paraId="35F5EE7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S2.6</w:t>
            </w:r>
          </w:p>
        </w:tc>
        <w:tc>
          <w:tcPr>
            <w:tcW w:w="1714" w:type="dxa"/>
            <w:vAlign w:val="center"/>
          </w:tcPr>
          <w:p w14:paraId="36C980C1" w14:textId="77777777" w:rsidR="00506A37" w:rsidRPr="00506A37" w:rsidRDefault="00506A37" w:rsidP="00506A37">
            <w:pPr>
              <w:jc w:val="left"/>
              <w:rPr>
                <w:sz w:val="20"/>
                <w:szCs w:val="20"/>
              </w:rPr>
            </w:pPr>
            <w:r w:rsidRPr="00506A37">
              <w:rPr>
                <w:sz w:val="20"/>
                <w:szCs w:val="20"/>
              </w:rPr>
              <w:t>m_death_rate(t)</w:t>
            </w:r>
          </w:p>
        </w:tc>
        <w:tc>
          <w:tcPr>
            <w:tcW w:w="5324" w:type="dxa"/>
            <w:vAlign w:val="center"/>
          </w:tcPr>
          <w:p w14:paraId="6B5D30D2" w14:textId="77777777" w:rsidR="00506A37" w:rsidRPr="00506A37" w:rsidRDefault="00506A37" w:rsidP="00506A37">
            <w:pPr>
              <w:jc w:val="left"/>
              <w:rPr>
                <w:sz w:val="20"/>
                <w:szCs w:val="20"/>
              </w:rPr>
            </w:pPr>
            <w:r w:rsidRPr="00506A37">
              <w:rPr>
                <w:sz w:val="20"/>
                <w:szCs w:val="20"/>
              </w:rPr>
              <w:t>1 – (1 – ann_death_rate(t))^(1/12)</w:t>
            </w:r>
          </w:p>
        </w:tc>
        <w:tc>
          <w:tcPr>
            <w:tcW w:w="1311" w:type="dxa"/>
            <w:vAlign w:val="center"/>
          </w:tcPr>
          <w:p w14:paraId="7126D7C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S2.7</w:t>
            </w:r>
          </w:p>
        </w:tc>
      </w:tr>
      <w:tr w:rsidR="00506A37" w:rsidRPr="00506A37" w14:paraId="59D5E1C0" w14:textId="77777777" w:rsidTr="00513A93">
        <w:trPr>
          <w:cantSplit/>
        </w:trPr>
        <w:tc>
          <w:tcPr>
            <w:tcW w:w="667" w:type="dxa"/>
            <w:vAlign w:val="center"/>
          </w:tcPr>
          <w:p w14:paraId="43B1E04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S2.7</w:t>
            </w:r>
          </w:p>
        </w:tc>
        <w:tc>
          <w:tcPr>
            <w:tcW w:w="1714" w:type="dxa"/>
            <w:vAlign w:val="center"/>
          </w:tcPr>
          <w:p w14:paraId="19F538CB" w14:textId="77777777" w:rsidR="00506A37" w:rsidRPr="00506A37" w:rsidRDefault="00506A37" w:rsidP="00506A37">
            <w:pPr>
              <w:jc w:val="left"/>
              <w:rPr>
                <w:sz w:val="20"/>
                <w:szCs w:val="20"/>
              </w:rPr>
            </w:pPr>
            <w:r w:rsidRPr="00506A37">
              <w:rPr>
                <w:sz w:val="20"/>
                <w:szCs w:val="20"/>
              </w:rPr>
              <w:t>ann_death_rate(t)</w:t>
            </w:r>
          </w:p>
        </w:tc>
        <w:tc>
          <w:tcPr>
            <w:tcW w:w="5324" w:type="dxa"/>
            <w:vAlign w:val="center"/>
          </w:tcPr>
          <w:p w14:paraId="6F907E0A" w14:textId="18AA620E" w:rsidR="00506A37" w:rsidRPr="00506A37" w:rsidRDefault="00506A37" w:rsidP="00506A37">
            <w:pPr>
              <w:jc w:val="left"/>
              <w:rPr>
                <w:sz w:val="20"/>
                <w:szCs w:val="20"/>
              </w:rPr>
            </w:pPr>
            <w:r w:rsidRPr="00506A37">
              <w:rPr>
                <w:sz w:val="20"/>
                <w:szCs w:val="20"/>
              </w:rPr>
              <w:t>min(</w:t>
            </w:r>
            <w:r w:rsidR="00FA54B8">
              <w:rPr>
                <w:sz w:val="20"/>
                <w:szCs w:val="20"/>
              </w:rPr>
              <w:t>(</w:t>
            </w:r>
            <w:r w:rsidRPr="00506A37">
              <w:rPr>
                <w:sz w:val="20"/>
                <w:szCs w:val="20"/>
              </w:rPr>
              <w:t>q_death_base(t)</w:t>
            </w:r>
            <w:r w:rsidR="00FA54B8">
              <w:rPr>
                <w:sz w:val="20"/>
                <w:szCs w:val="20"/>
              </w:rPr>
              <w:t>/1000)</w:t>
            </w:r>
            <w:r w:rsidRPr="00506A37">
              <w:rPr>
                <w:sz w:val="20"/>
                <w:szCs w:val="20"/>
              </w:rPr>
              <w:t xml:space="preserve"> × </w:t>
            </w:r>
            <w:r w:rsidR="00FA54B8">
              <w:rPr>
                <w:sz w:val="20"/>
                <w:szCs w:val="20"/>
              </w:rPr>
              <w:t>(</w:t>
            </w:r>
            <w:r w:rsidRPr="00506A37">
              <w:rPr>
                <w:sz w:val="20"/>
                <w:szCs w:val="20"/>
              </w:rPr>
              <w:t>q_death_sen</w:t>
            </w:r>
            <w:r w:rsidR="001D4991">
              <w:rPr>
                <w:sz w:val="20"/>
                <w:szCs w:val="20"/>
              </w:rPr>
              <w:t>/100</w:t>
            </w:r>
            <w:r w:rsidR="00FA54B8">
              <w:rPr>
                <w:sz w:val="20"/>
                <w:szCs w:val="20"/>
              </w:rPr>
              <w:t>)</w:t>
            </w:r>
            <w:r w:rsidRPr="00506A37">
              <w:rPr>
                <w:sz w:val="20"/>
                <w:szCs w:val="20"/>
              </w:rPr>
              <w:t>, 1)</w:t>
            </w:r>
          </w:p>
        </w:tc>
        <w:tc>
          <w:tcPr>
            <w:tcW w:w="1311" w:type="dxa"/>
            <w:vAlign w:val="center"/>
          </w:tcPr>
          <w:p w14:paraId="15402B9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S2.8, S2.9</w:t>
            </w:r>
          </w:p>
        </w:tc>
      </w:tr>
      <w:tr w:rsidR="00506A37" w:rsidRPr="00506A37" w14:paraId="385690D4" w14:textId="77777777" w:rsidTr="00513A93">
        <w:trPr>
          <w:cantSplit/>
        </w:trPr>
        <w:tc>
          <w:tcPr>
            <w:tcW w:w="667" w:type="dxa"/>
            <w:vAlign w:val="center"/>
          </w:tcPr>
          <w:p w14:paraId="7D427A0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S2.8</w:t>
            </w:r>
          </w:p>
        </w:tc>
        <w:tc>
          <w:tcPr>
            <w:tcW w:w="1714" w:type="dxa"/>
            <w:vAlign w:val="center"/>
          </w:tcPr>
          <w:p w14:paraId="7A508BB3" w14:textId="77777777" w:rsidR="00506A37" w:rsidRPr="00506A37" w:rsidRDefault="00506A37" w:rsidP="00506A37">
            <w:pPr>
              <w:jc w:val="left"/>
              <w:rPr>
                <w:sz w:val="20"/>
                <w:szCs w:val="20"/>
              </w:rPr>
            </w:pPr>
            <w:r w:rsidRPr="00506A37">
              <w:rPr>
                <w:sz w:val="20"/>
                <w:szCs w:val="20"/>
              </w:rPr>
              <w:t>q_death_base(t)</w:t>
            </w:r>
          </w:p>
        </w:tc>
        <w:tc>
          <w:tcPr>
            <w:tcW w:w="5324" w:type="dxa"/>
            <w:vAlign w:val="center"/>
          </w:tcPr>
          <w:p w14:paraId="7F0C4989" w14:textId="77777777" w:rsidR="00506A37" w:rsidRPr="00506A37" w:rsidRDefault="00513A93" w:rsidP="00506A37">
            <w:pPr>
              <w:jc w:val="left"/>
              <w:rPr>
                <w:sz w:val="20"/>
                <w:szCs w:val="20"/>
              </w:rPr>
            </w:pPr>
            <w:r>
              <w:rPr>
                <w:sz w:val="20"/>
                <w:szCs w:val="20"/>
              </w:rPr>
              <w:t xml:space="preserve">Lookup from input tables, </w:t>
            </w:r>
            <w:r w:rsidRPr="00506A37">
              <w:rPr>
                <w:sz w:val="20"/>
                <w:szCs w:val="20"/>
              </w:rPr>
              <w:t>based on the policy year, age at entry and the gender.</w:t>
            </w:r>
          </w:p>
        </w:tc>
        <w:tc>
          <w:tcPr>
            <w:tcW w:w="1311" w:type="dxa"/>
            <w:vAlign w:val="center"/>
          </w:tcPr>
          <w:p w14:paraId="156E022F"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Model assumptions</w:t>
            </w:r>
          </w:p>
        </w:tc>
      </w:tr>
      <w:tr w:rsidR="00506A37" w:rsidRPr="00506A37" w14:paraId="527A331E" w14:textId="77777777" w:rsidTr="00513A93">
        <w:trPr>
          <w:cantSplit/>
        </w:trPr>
        <w:tc>
          <w:tcPr>
            <w:tcW w:w="667" w:type="dxa"/>
            <w:vAlign w:val="center"/>
          </w:tcPr>
          <w:p w14:paraId="6BFEE0F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S2.9</w:t>
            </w:r>
          </w:p>
        </w:tc>
        <w:tc>
          <w:tcPr>
            <w:tcW w:w="1714" w:type="dxa"/>
            <w:vAlign w:val="center"/>
          </w:tcPr>
          <w:p w14:paraId="2C0A5128" w14:textId="77777777" w:rsidR="00506A37" w:rsidRPr="00506A37" w:rsidRDefault="00506A37" w:rsidP="00506A37">
            <w:pPr>
              <w:jc w:val="left"/>
              <w:rPr>
                <w:sz w:val="20"/>
                <w:szCs w:val="20"/>
              </w:rPr>
            </w:pPr>
            <w:r w:rsidRPr="00506A37">
              <w:rPr>
                <w:sz w:val="20"/>
                <w:szCs w:val="20"/>
              </w:rPr>
              <w:t>q_death_sen</w:t>
            </w:r>
          </w:p>
        </w:tc>
        <w:tc>
          <w:tcPr>
            <w:tcW w:w="5324" w:type="dxa"/>
            <w:vAlign w:val="center"/>
          </w:tcPr>
          <w:p w14:paraId="22D84021" w14:textId="77777777" w:rsidR="00506A37" w:rsidRPr="00506A37" w:rsidRDefault="00513A93" w:rsidP="00506A37">
            <w:pPr>
              <w:jc w:val="left"/>
              <w:rPr>
                <w:sz w:val="20"/>
                <w:szCs w:val="20"/>
              </w:rPr>
            </w:pPr>
            <w:r>
              <w:rPr>
                <w:sz w:val="20"/>
                <w:szCs w:val="20"/>
              </w:rPr>
              <w:t>Lookup from input tables</w:t>
            </w:r>
          </w:p>
        </w:tc>
        <w:tc>
          <w:tcPr>
            <w:tcW w:w="1311" w:type="dxa"/>
            <w:vAlign w:val="center"/>
          </w:tcPr>
          <w:p w14:paraId="5D20E83C"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Model assumptions</w:t>
            </w:r>
          </w:p>
        </w:tc>
      </w:tr>
      <w:tr w:rsidR="00506A37" w:rsidRPr="00506A37" w14:paraId="49003C51" w14:textId="77777777" w:rsidTr="00513A93">
        <w:trPr>
          <w:cantSplit/>
        </w:trPr>
        <w:tc>
          <w:tcPr>
            <w:tcW w:w="667" w:type="dxa"/>
            <w:vAlign w:val="center"/>
          </w:tcPr>
          <w:p w14:paraId="3507E04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S2.10</w:t>
            </w:r>
          </w:p>
        </w:tc>
        <w:tc>
          <w:tcPr>
            <w:tcW w:w="1714" w:type="dxa"/>
            <w:vAlign w:val="center"/>
          </w:tcPr>
          <w:p w14:paraId="0A33466E" w14:textId="77777777" w:rsidR="00506A37" w:rsidRPr="00506A37" w:rsidRDefault="00506A37" w:rsidP="00506A37">
            <w:pPr>
              <w:jc w:val="left"/>
              <w:rPr>
                <w:sz w:val="20"/>
                <w:szCs w:val="20"/>
              </w:rPr>
            </w:pPr>
            <w:r w:rsidRPr="00506A37">
              <w:rPr>
                <w:sz w:val="20"/>
                <w:szCs w:val="20"/>
              </w:rPr>
              <w:t>m_lapse_rate(t)</w:t>
            </w:r>
          </w:p>
        </w:tc>
        <w:tc>
          <w:tcPr>
            <w:tcW w:w="5324" w:type="dxa"/>
            <w:vAlign w:val="center"/>
          </w:tcPr>
          <w:p w14:paraId="6C21A680" w14:textId="77777777" w:rsidR="00506A37" w:rsidRPr="00506A37" w:rsidRDefault="00506A37" w:rsidP="00506A37">
            <w:pPr>
              <w:jc w:val="left"/>
              <w:rPr>
                <w:sz w:val="20"/>
                <w:szCs w:val="20"/>
              </w:rPr>
            </w:pPr>
            <w:r w:rsidRPr="00506A37">
              <w:rPr>
                <w:sz w:val="20"/>
                <w:szCs w:val="20"/>
              </w:rPr>
              <w:t>If is_inforce_end(t) = 0:</w:t>
            </w:r>
          </w:p>
          <w:p w14:paraId="61FD73B6" w14:textId="77777777" w:rsidR="00506A37" w:rsidRPr="00506A37" w:rsidRDefault="00506A37" w:rsidP="00506A37">
            <w:pPr>
              <w:pStyle w:val="ListParagraph"/>
              <w:ind w:left="360"/>
              <w:jc w:val="left"/>
              <w:rPr>
                <w:sz w:val="20"/>
                <w:szCs w:val="20"/>
              </w:rPr>
            </w:pPr>
            <w:r w:rsidRPr="00506A37">
              <w:rPr>
                <w:sz w:val="20"/>
                <w:szCs w:val="20"/>
              </w:rPr>
              <w:t>1</w:t>
            </w:r>
          </w:p>
          <w:p w14:paraId="55290945" w14:textId="26C00A5C" w:rsidR="00D57C76" w:rsidRDefault="00D57C76" w:rsidP="00506A37">
            <w:pPr>
              <w:jc w:val="left"/>
              <w:rPr>
                <w:sz w:val="20"/>
                <w:szCs w:val="20"/>
              </w:rPr>
            </w:pPr>
            <w:r>
              <w:rPr>
                <w:sz w:val="20"/>
                <w:szCs w:val="20"/>
              </w:rPr>
              <w:t xml:space="preserve">Else if t = pol_term </w:t>
            </w:r>
            <w:r w:rsidRPr="00506A37">
              <w:rPr>
                <w:sz w:val="20"/>
                <w:szCs w:val="20"/>
              </w:rPr>
              <w:t>× 12:</w:t>
            </w:r>
          </w:p>
          <w:p w14:paraId="116DB508" w14:textId="0A911A28" w:rsidR="00D57C76" w:rsidRPr="00D57C76" w:rsidRDefault="00D57C76" w:rsidP="00D57C76">
            <w:pPr>
              <w:pStyle w:val="ListParagraph"/>
              <w:ind w:left="360"/>
              <w:jc w:val="left"/>
              <w:rPr>
                <w:sz w:val="20"/>
                <w:szCs w:val="20"/>
              </w:rPr>
            </w:pPr>
            <w:r>
              <w:rPr>
                <w:sz w:val="20"/>
                <w:szCs w:val="20"/>
              </w:rPr>
              <w:t>0</w:t>
            </w:r>
          </w:p>
          <w:p w14:paraId="534CE6A8" w14:textId="15E6DFEB" w:rsidR="00506A37" w:rsidRPr="00506A37" w:rsidRDefault="00506A37" w:rsidP="00506A37">
            <w:pPr>
              <w:jc w:val="left"/>
              <w:rPr>
                <w:sz w:val="20"/>
                <w:szCs w:val="20"/>
              </w:rPr>
            </w:pPr>
            <w:r w:rsidRPr="00506A37">
              <w:rPr>
                <w:sz w:val="20"/>
                <w:szCs w:val="20"/>
              </w:rPr>
              <w:t>Else if t &gt; prem_term × 12:</w:t>
            </w:r>
          </w:p>
          <w:p w14:paraId="48399731" w14:textId="77777777" w:rsidR="00506A37" w:rsidRPr="00506A37" w:rsidRDefault="00506A37" w:rsidP="00506A37">
            <w:pPr>
              <w:pStyle w:val="ListParagraph"/>
              <w:ind w:left="360"/>
              <w:jc w:val="left"/>
              <w:rPr>
                <w:sz w:val="20"/>
                <w:szCs w:val="20"/>
              </w:rPr>
            </w:pPr>
            <w:r w:rsidRPr="00506A37">
              <w:rPr>
                <w:sz w:val="20"/>
                <w:szCs w:val="20"/>
              </w:rPr>
              <w:t>1 – (1 – ann_lapse_rate(t))^(1/12)</w:t>
            </w:r>
          </w:p>
          <w:p w14:paraId="646A1CAC" w14:textId="732D7C9C" w:rsidR="00506A37" w:rsidRPr="00506A37" w:rsidRDefault="00506A37" w:rsidP="00506A37">
            <w:pPr>
              <w:jc w:val="left"/>
              <w:rPr>
                <w:sz w:val="20"/>
                <w:szCs w:val="20"/>
              </w:rPr>
            </w:pPr>
            <w:r w:rsidRPr="00506A37">
              <w:rPr>
                <w:sz w:val="20"/>
                <w:szCs w:val="20"/>
              </w:rPr>
              <w:t>Else if mod(t, prem_freq</w:t>
            </w:r>
            <w:r w:rsidR="00C644C8">
              <w:rPr>
                <w:sz w:val="20"/>
                <w:szCs w:val="20"/>
              </w:rPr>
              <w:t>_mths</w:t>
            </w:r>
            <w:r w:rsidRPr="00506A37">
              <w:rPr>
                <w:sz w:val="20"/>
                <w:szCs w:val="20"/>
              </w:rPr>
              <w:t>) = 0:</w:t>
            </w:r>
          </w:p>
          <w:p w14:paraId="49A6123E" w14:textId="74EBC59A" w:rsidR="00506A37" w:rsidRPr="008F372B" w:rsidRDefault="00506A37" w:rsidP="008F372B">
            <w:pPr>
              <w:pStyle w:val="ListParagraph"/>
              <w:ind w:left="360"/>
              <w:jc w:val="left"/>
              <w:rPr>
                <w:sz w:val="20"/>
                <w:szCs w:val="20"/>
              </w:rPr>
            </w:pPr>
            <w:r w:rsidRPr="00506A37">
              <w:rPr>
                <w:sz w:val="20"/>
                <w:szCs w:val="20"/>
              </w:rPr>
              <w:t xml:space="preserve">1 – (1 </w:t>
            </w:r>
            <w:r w:rsidRPr="008F372B">
              <w:rPr>
                <w:sz w:val="20"/>
                <w:szCs w:val="20"/>
              </w:rPr>
              <w:t>– ann_lapse_rate(t))^(1/(12/prem_freq</w:t>
            </w:r>
            <w:r w:rsidR="00C644C8">
              <w:rPr>
                <w:sz w:val="20"/>
                <w:szCs w:val="20"/>
              </w:rPr>
              <w:t>_mths</w:t>
            </w:r>
            <w:r w:rsidRPr="008F372B">
              <w:rPr>
                <w:sz w:val="20"/>
                <w:szCs w:val="20"/>
              </w:rPr>
              <w:t>))</w:t>
            </w:r>
          </w:p>
          <w:p w14:paraId="0316A633" w14:textId="77777777" w:rsidR="00506A37" w:rsidRPr="00506A37" w:rsidRDefault="00506A37" w:rsidP="00506A37">
            <w:pPr>
              <w:jc w:val="left"/>
              <w:rPr>
                <w:sz w:val="20"/>
                <w:szCs w:val="20"/>
              </w:rPr>
            </w:pPr>
            <w:r w:rsidRPr="00506A37">
              <w:rPr>
                <w:sz w:val="20"/>
                <w:szCs w:val="20"/>
              </w:rPr>
              <w:t>Else:</w:t>
            </w:r>
          </w:p>
          <w:p w14:paraId="16F2A58E" w14:textId="77777777" w:rsidR="00506A37" w:rsidRPr="00506A37" w:rsidRDefault="00506A37" w:rsidP="00506A37">
            <w:pPr>
              <w:pStyle w:val="ListParagraph"/>
              <w:ind w:left="360"/>
              <w:jc w:val="left"/>
              <w:rPr>
                <w:sz w:val="20"/>
                <w:szCs w:val="20"/>
              </w:rPr>
            </w:pPr>
            <w:r w:rsidRPr="00506A37">
              <w:rPr>
                <w:sz w:val="20"/>
                <w:szCs w:val="20"/>
              </w:rPr>
              <w:t>0</w:t>
            </w:r>
          </w:p>
        </w:tc>
        <w:tc>
          <w:tcPr>
            <w:tcW w:w="1311" w:type="dxa"/>
            <w:vAlign w:val="center"/>
          </w:tcPr>
          <w:p w14:paraId="75C606CF"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S1.2, S2.11</w:t>
            </w:r>
          </w:p>
        </w:tc>
      </w:tr>
      <w:tr w:rsidR="00506A37" w:rsidRPr="00506A37" w14:paraId="641AD7D6" w14:textId="77777777" w:rsidTr="00513A93">
        <w:trPr>
          <w:cantSplit/>
        </w:trPr>
        <w:tc>
          <w:tcPr>
            <w:tcW w:w="667" w:type="dxa"/>
            <w:vAlign w:val="center"/>
          </w:tcPr>
          <w:p w14:paraId="2916D8DA"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S2.11</w:t>
            </w:r>
          </w:p>
        </w:tc>
        <w:tc>
          <w:tcPr>
            <w:tcW w:w="1714" w:type="dxa"/>
            <w:vAlign w:val="center"/>
          </w:tcPr>
          <w:p w14:paraId="6C89EC79" w14:textId="77777777" w:rsidR="00506A37" w:rsidRPr="00506A37" w:rsidRDefault="00506A37" w:rsidP="00506A37">
            <w:pPr>
              <w:jc w:val="left"/>
              <w:rPr>
                <w:sz w:val="20"/>
                <w:szCs w:val="20"/>
              </w:rPr>
            </w:pPr>
            <w:r w:rsidRPr="00506A37">
              <w:rPr>
                <w:sz w:val="20"/>
                <w:szCs w:val="20"/>
              </w:rPr>
              <w:t>ann_lapse_rate(t)</w:t>
            </w:r>
          </w:p>
        </w:tc>
        <w:tc>
          <w:tcPr>
            <w:tcW w:w="5324" w:type="dxa"/>
            <w:vAlign w:val="center"/>
          </w:tcPr>
          <w:p w14:paraId="0241D087" w14:textId="0A2820EA" w:rsidR="00506A37" w:rsidRPr="00506A37" w:rsidRDefault="00506A37" w:rsidP="00506A37">
            <w:pPr>
              <w:jc w:val="left"/>
              <w:rPr>
                <w:sz w:val="20"/>
                <w:szCs w:val="20"/>
              </w:rPr>
            </w:pPr>
            <w:r w:rsidRPr="00506A37">
              <w:rPr>
                <w:sz w:val="20"/>
                <w:szCs w:val="20"/>
              </w:rPr>
              <w:t>min(</w:t>
            </w:r>
            <w:r w:rsidR="00FA54B8">
              <w:rPr>
                <w:sz w:val="20"/>
                <w:szCs w:val="20"/>
              </w:rPr>
              <w:t>(</w:t>
            </w:r>
            <w:r w:rsidRPr="00506A37">
              <w:rPr>
                <w:sz w:val="20"/>
                <w:szCs w:val="20"/>
              </w:rPr>
              <w:t>w_base(t)</w:t>
            </w:r>
            <w:r w:rsidR="001D4991">
              <w:rPr>
                <w:sz w:val="20"/>
                <w:szCs w:val="20"/>
              </w:rPr>
              <w:t>/100</w:t>
            </w:r>
            <w:r w:rsidR="00FA54B8">
              <w:rPr>
                <w:sz w:val="20"/>
                <w:szCs w:val="20"/>
              </w:rPr>
              <w:t>)</w:t>
            </w:r>
            <w:r w:rsidRPr="00506A37">
              <w:rPr>
                <w:sz w:val="20"/>
                <w:szCs w:val="20"/>
              </w:rPr>
              <w:t xml:space="preserve"> × </w:t>
            </w:r>
            <w:r w:rsidR="00FA54B8">
              <w:rPr>
                <w:sz w:val="20"/>
                <w:szCs w:val="20"/>
              </w:rPr>
              <w:t>(</w:t>
            </w:r>
            <w:r w:rsidRPr="00506A37">
              <w:rPr>
                <w:sz w:val="20"/>
                <w:szCs w:val="20"/>
              </w:rPr>
              <w:t>w_sen</w:t>
            </w:r>
            <w:r w:rsidR="001D4991">
              <w:rPr>
                <w:sz w:val="20"/>
                <w:szCs w:val="20"/>
              </w:rPr>
              <w:t>/100</w:t>
            </w:r>
            <w:r w:rsidR="00FA54B8">
              <w:rPr>
                <w:sz w:val="20"/>
                <w:szCs w:val="20"/>
              </w:rPr>
              <w:t>)</w:t>
            </w:r>
            <w:r w:rsidRPr="00506A37">
              <w:rPr>
                <w:sz w:val="20"/>
                <w:szCs w:val="20"/>
              </w:rPr>
              <w:t>, 1)</w:t>
            </w:r>
          </w:p>
        </w:tc>
        <w:tc>
          <w:tcPr>
            <w:tcW w:w="1311" w:type="dxa"/>
            <w:vAlign w:val="center"/>
          </w:tcPr>
          <w:p w14:paraId="31E9742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S2.12, S2.13</w:t>
            </w:r>
          </w:p>
        </w:tc>
      </w:tr>
      <w:tr w:rsidR="00513A93" w:rsidRPr="00506A37" w14:paraId="01816DF7" w14:textId="77777777" w:rsidTr="00513A93">
        <w:trPr>
          <w:cantSplit/>
        </w:trPr>
        <w:tc>
          <w:tcPr>
            <w:tcW w:w="667" w:type="dxa"/>
            <w:vAlign w:val="center"/>
          </w:tcPr>
          <w:p w14:paraId="74D71663"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S2.12</w:t>
            </w:r>
          </w:p>
        </w:tc>
        <w:tc>
          <w:tcPr>
            <w:tcW w:w="1714" w:type="dxa"/>
            <w:vAlign w:val="center"/>
          </w:tcPr>
          <w:p w14:paraId="7A82D882" w14:textId="77777777" w:rsidR="00513A93" w:rsidRPr="00506A37" w:rsidRDefault="00513A93" w:rsidP="00513A93">
            <w:pPr>
              <w:jc w:val="left"/>
              <w:rPr>
                <w:sz w:val="20"/>
                <w:szCs w:val="20"/>
              </w:rPr>
            </w:pPr>
            <w:r w:rsidRPr="00506A37">
              <w:rPr>
                <w:sz w:val="20"/>
                <w:szCs w:val="20"/>
              </w:rPr>
              <w:t>w_base(t)</w:t>
            </w:r>
          </w:p>
        </w:tc>
        <w:tc>
          <w:tcPr>
            <w:tcW w:w="5324" w:type="dxa"/>
          </w:tcPr>
          <w:p w14:paraId="08B8FFDF" w14:textId="0D47E2F3" w:rsidR="00513A93" w:rsidRDefault="00BF0311" w:rsidP="00513A93">
            <w:r w:rsidRPr="00EE0FBE">
              <w:rPr>
                <w:sz w:val="20"/>
                <w:szCs w:val="20"/>
              </w:rPr>
              <w:t>Look up</w:t>
            </w:r>
            <w:r w:rsidR="00513A93" w:rsidRPr="00EE0FBE">
              <w:rPr>
                <w:sz w:val="20"/>
                <w:szCs w:val="20"/>
              </w:rPr>
              <w:t xml:space="preserve"> from input tables</w:t>
            </w:r>
            <w:r w:rsidR="00513A93" w:rsidRPr="00506A37">
              <w:rPr>
                <w:sz w:val="20"/>
                <w:szCs w:val="20"/>
              </w:rPr>
              <w:t>, based on the policy year and the premium frequency.</w:t>
            </w:r>
          </w:p>
        </w:tc>
        <w:tc>
          <w:tcPr>
            <w:tcW w:w="1311" w:type="dxa"/>
            <w:vAlign w:val="center"/>
          </w:tcPr>
          <w:p w14:paraId="3C3CBF3D"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Model assumptions</w:t>
            </w:r>
          </w:p>
        </w:tc>
      </w:tr>
      <w:tr w:rsidR="00513A93" w:rsidRPr="00506A37" w14:paraId="089501D6" w14:textId="77777777" w:rsidTr="00513A93">
        <w:trPr>
          <w:cantSplit/>
        </w:trPr>
        <w:tc>
          <w:tcPr>
            <w:tcW w:w="667" w:type="dxa"/>
            <w:vAlign w:val="center"/>
          </w:tcPr>
          <w:p w14:paraId="5D64584C"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S2.13</w:t>
            </w:r>
          </w:p>
        </w:tc>
        <w:tc>
          <w:tcPr>
            <w:tcW w:w="1714" w:type="dxa"/>
            <w:vAlign w:val="center"/>
          </w:tcPr>
          <w:p w14:paraId="6D9C44F5" w14:textId="77777777" w:rsidR="00513A93" w:rsidRPr="00506A37" w:rsidRDefault="00513A93" w:rsidP="00513A93">
            <w:pPr>
              <w:jc w:val="left"/>
              <w:rPr>
                <w:sz w:val="20"/>
                <w:szCs w:val="20"/>
              </w:rPr>
            </w:pPr>
            <w:r w:rsidRPr="00506A37">
              <w:rPr>
                <w:sz w:val="20"/>
                <w:szCs w:val="20"/>
              </w:rPr>
              <w:t>w_sen</w:t>
            </w:r>
          </w:p>
        </w:tc>
        <w:tc>
          <w:tcPr>
            <w:tcW w:w="5324" w:type="dxa"/>
          </w:tcPr>
          <w:p w14:paraId="1F0E5F25" w14:textId="77777777" w:rsidR="00513A93" w:rsidRDefault="00513A93" w:rsidP="00513A93">
            <w:r w:rsidRPr="00EE0FBE">
              <w:rPr>
                <w:sz w:val="20"/>
                <w:szCs w:val="20"/>
              </w:rPr>
              <w:t>Lookup from input tables</w:t>
            </w:r>
          </w:p>
        </w:tc>
        <w:tc>
          <w:tcPr>
            <w:tcW w:w="1311" w:type="dxa"/>
            <w:vAlign w:val="center"/>
          </w:tcPr>
          <w:p w14:paraId="0564D6E7"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Model assumptions</w:t>
            </w:r>
          </w:p>
        </w:tc>
      </w:tr>
    </w:tbl>
    <w:p w14:paraId="57741EC5" w14:textId="77777777" w:rsidR="00CA7676" w:rsidRPr="00CA7676" w:rsidRDefault="00CA7676" w:rsidP="003874EC"/>
    <w:p w14:paraId="1CCD55F8" w14:textId="77777777" w:rsidR="00996216" w:rsidRDefault="00996216" w:rsidP="00996216">
      <w:pPr>
        <w:pStyle w:val="Heading3"/>
      </w:pPr>
      <w:r>
        <w:t>Detailed variable descriptions</w:t>
      </w:r>
    </w:p>
    <w:tbl>
      <w:tblPr>
        <w:tblStyle w:val="TableGrid"/>
        <w:tblW w:w="0" w:type="auto"/>
        <w:tblLook w:val="04A0" w:firstRow="1" w:lastRow="0" w:firstColumn="1" w:lastColumn="0" w:noHBand="0" w:noVBand="1"/>
      </w:tblPr>
      <w:tblGrid>
        <w:gridCol w:w="669"/>
        <w:gridCol w:w="1714"/>
        <w:gridCol w:w="5925"/>
        <w:gridCol w:w="708"/>
      </w:tblGrid>
      <w:tr w:rsidR="00506A37" w:rsidRPr="00506A37" w14:paraId="5B556F9C" w14:textId="77777777" w:rsidTr="00513A93">
        <w:trPr>
          <w:tblHeader/>
        </w:trPr>
        <w:tc>
          <w:tcPr>
            <w:tcW w:w="669" w:type="dxa"/>
            <w:vAlign w:val="center"/>
          </w:tcPr>
          <w:p w14:paraId="0C67BBE0" w14:textId="77777777" w:rsidR="00506A37" w:rsidRPr="00506A37" w:rsidRDefault="00506A37" w:rsidP="003746EA">
            <w:pPr>
              <w:jc w:val="left"/>
              <w:rPr>
                <w:b/>
                <w:sz w:val="20"/>
                <w:szCs w:val="20"/>
              </w:rPr>
            </w:pPr>
            <w:r w:rsidRPr="00506A37">
              <w:rPr>
                <w:b/>
                <w:sz w:val="20"/>
                <w:szCs w:val="20"/>
              </w:rPr>
              <w:t>Step</w:t>
            </w:r>
          </w:p>
        </w:tc>
        <w:tc>
          <w:tcPr>
            <w:tcW w:w="1714" w:type="dxa"/>
            <w:vAlign w:val="center"/>
          </w:tcPr>
          <w:p w14:paraId="029F3D5F" w14:textId="77777777" w:rsidR="00506A37" w:rsidRPr="00506A37" w:rsidRDefault="00506A37" w:rsidP="003746EA">
            <w:pPr>
              <w:jc w:val="left"/>
              <w:rPr>
                <w:b/>
                <w:sz w:val="20"/>
                <w:szCs w:val="20"/>
              </w:rPr>
            </w:pPr>
            <w:r w:rsidRPr="00506A37">
              <w:rPr>
                <w:b/>
                <w:sz w:val="20"/>
                <w:szCs w:val="20"/>
              </w:rPr>
              <w:t>Variable</w:t>
            </w:r>
          </w:p>
        </w:tc>
        <w:tc>
          <w:tcPr>
            <w:tcW w:w="5925" w:type="dxa"/>
            <w:vAlign w:val="center"/>
          </w:tcPr>
          <w:p w14:paraId="32021372" w14:textId="77777777" w:rsidR="00506A37" w:rsidRPr="00506A37" w:rsidRDefault="00506A37" w:rsidP="003746EA">
            <w:pPr>
              <w:jc w:val="left"/>
              <w:rPr>
                <w:b/>
                <w:sz w:val="20"/>
                <w:szCs w:val="20"/>
              </w:rPr>
            </w:pPr>
            <w:r w:rsidRPr="00506A37">
              <w:rPr>
                <w:b/>
                <w:sz w:val="20"/>
                <w:szCs w:val="20"/>
              </w:rPr>
              <w:t>Descriptions</w:t>
            </w:r>
          </w:p>
        </w:tc>
        <w:tc>
          <w:tcPr>
            <w:tcW w:w="708" w:type="dxa"/>
            <w:vAlign w:val="center"/>
          </w:tcPr>
          <w:p w14:paraId="14B0BD28" w14:textId="77777777" w:rsidR="00506A37" w:rsidRPr="00506A37" w:rsidRDefault="00506A37" w:rsidP="003746EA">
            <w:pPr>
              <w:jc w:val="left"/>
              <w:rPr>
                <w:b/>
                <w:sz w:val="20"/>
                <w:szCs w:val="20"/>
              </w:rPr>
            </w:pPr>
            <w:r w:rsidRPr="00506A37">
              <w:rPr>
                <w:b/>
                <w:sz w:val="20"/>
                <w:szCs w:val="20"/>
              </w:rPr>
              <w:t>Notes</w:t>
            </w:r>
          </w:p>
        </w:tc>
      </w:tr>
      <w:tr w:rsidR="00506A37" w:rsidRPr="00506A37" w14:paraId="3D6F6D13" w14:textId="77777777" w:rsidTr="00513A93">
        <w:trPr>
          <w:cantSplit/>
        </w:trPr>
        <w:tc>
          <w:tcPr>
            <w:tcW w:w="669" w:type="dxa"/>
            <w:vAlign w:val="center"/>
          </w:tcPr>
          <w:p w14:paraId="77A7A9D5"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S2.1</w:t>
            </w:r>
          </w:p>
        </w:tc>
        <w:tc>
          <w:tcPr>
            <w:tcW w:w="1714" w:type="dxa"/>
            <w:vAlign w:val="center"/>
          </w:tcPr>
          <w:p w14:paraId="762B3B60" w14:textId="77777777" w:rsidR="00506A37" w:rsidRPr="00506A37" w:rsidRDefault="00506A37" w:rsidP="003746EA">
            <w:pPr>
              <w:jc w:val="left"/>
              <w:rPr>
                <w:sz w:val="20"/>
                <w:szCs w:val="20"/>
              </w:rPr>
            </w:pPr>
            <w:r w:rsidRPr="00506A37">
              <w:rPr>
                <w:sz w:val="20"/>
                <w:szCs w:val="20"/>
              </w:rPr>
              <w:t>no_pols_ifsm(t)</w:t>
            </w:r>
          </w:p>
        </w:tc>
        <w:tc>
          <w:tcPr>
            <w:tcW w:w="5925" w:type="dxa"/>
            <w:vAlign w:val="center"/>
          </w:tcPr>
          <w:p w14:paraId="7391BA66" w14:textId="77777777" w:rsidR="00506A37" w:rsidRPr="00506A37" w:rsidRDefault="00506A37" w:rsidP="003746EA">
            <w:pPr>
              <w:jc w:val="left"/>
              <w:rPr>
                <w:sz w:val="20"/>
                <w:szCs w:val="20"/>
              </w:rPr>
            </w:pPr>
            <w:r>
              <w:rPr>
                <w:sz w:val="20"/>
                <w:szCs w:val="20"/>
              </w:rPr>
              <w:t>Number of policies inforce at the start of month t</w:t>
            </w:r>
          </w:p>
        </w:tc>
        <w:tc>
          <w:tcPr>
            <w:tcW w:w="708" w:type="dxa"/>
            <w:vAlign w:val="center"/>
          </w:tcPr>
          <w:p w14:paraId="38A8C3E1" w14:textId="77777777" w:rsidR="00506A37" w:rsidRPr="00506A37" w:rsidRDefault="00506A37" w:rsidP="003746EA">
            <w:pPr>
              <w:jc w:val="left"/>
              <w:rPr>
                <w:rFonts w:ascii="Calibri" w:hAnsi="Calibri"/>
                <w:color w:val="000000"/>
                <w:sz w:val="20"/>
                <w:szCs w:val="20"/>
              </w:rPr>
            </w:pPr>
          </w:p>
        </w:tc>
      </w:tr>
      <w:tr w:rsidR="00506A37" w:rsidRPr="00506A37" w14:paraId="1D228E4D" w14:textId="77777777" w:rsidTr="00513A93">
        <w:trPr>
          <w:cantSplit/>
        </w:trPr>
        <w:tc>
          <w:tcPr>
            <w:tcW w:w="669" w:type="dxa"/>
            <w:vAlign w:val="center"/>
          </w:tcPr>
          <w:p w14:paraId="76B83FA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w:t>
            </w:r>
          </w:p>
        </w:tc>
        <w:tc>
          <w:tcPr>
            <w:tcW w:w="1714" w:type="dxa"/>
            <w:vAlign w:val="center"/>
          </w:tcPr>
          <w:p w14:paraId="156FBE85" w14:textId="77777777" w:rsidR="00506A37" w:rsidRPr="00506A37" w:rsidRDefault="00506A37" w:rsidP="00506A37">
            <w:pPr>
              <w:jc w:val="left"/>
              <w:rPr>
                <w:sz w:val="20"/>
                <w:szCs w:val="20"/>
              </w:rPr>
            </w:pPr>
            <w:r w:rsidRPr="00506A37">
              <w:rPr>
                <w:sz w:val="20"/>
                <w:szCs w:val="20"/>
              </w:rPr>
              <w:t>no_pols_if(t)</w:t>
            </w:r>
          </w:p>
        </w:tc>
        <w:tc>
          <w:tcPr>
            <w:tcW w:w="5925" w:type="dxa"/>
            <w:vAlign w:val="center"/>
          </w:tcPr>
          <w:p w14:paraId="7AECB2BA" w14:textId="77777777" w:rsidR="00506A37" w:rsidRPr="00506A37" w:rsidRDefault="00506A37" w:rsidP="00506A37">
            <w:pPr>
              <w:jc w:val="left"/>
              <w:rPr>
                <w:sz w:val="20"/>
                <w:szCs w:val="20"/>
              </w:rPr>
            </w:pPr>
            <w:r>
              <w:rPr>
                <w:sz w:val="20"/>
                <w:szCs w:val="20"/>
              </w:rPr>
              <w:t>Number of policies inforce at the end of month t</w:t>
            </w:r>
          </w:p>
        </w:tc>
        <w:tc>
          <w:tcPr>
            <w:tcW w:w="708" w:type="dxa"/>
            <w:vAlign w:val="center"/>
          </w:tcPr>
          <w:p w14:paraId="65919589" w14:textId="77777777" w:rsidR="00506A37" w:rsidRPr="00506A37" w:rsidRDefault="00506A37" w:rsidP="00506A37">
            <w:pPr>
              <w:jc w:val="left"/>
              <w:rPr>
                <w:rFonts w:ascii="Calibri" w:hAnsi="Calibri"/>
                <w:color w:val="000000"/>
                <w:sz w:val="20"/>
                <w:szCs w:val="20"/>
              </w:rPr>
            </w:pPr>
          </w:p>
        </w:tc>
      </w:tr>
      <w:tr w:rsidR="00506A37" w:rsidRPr="00506A37" w14:paraId="2E9234D5" w14:textId="77777777" w:rsidTr="00513A93">
        <w:trPr>
          <w:cantSplit/>
        </w:trPr>
        <w:tc>
          <w:tcPr>
            <w:tcW w:w="669" w:type="dxa"/>
            <w:vAlign w:val="center"/>
          </w:tcPr>
          <w:p w14:paraId="51B9D82B"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S2.3</w:t>
            </w:r>
          </w:p>
        </w:tc>
        <w:tc>
          <w:tcPr>
            <w:tcW w:w="1714" w:type="dxa"/>
            <w:vAlign w:val="center"/>
          </w:tcPr>
          <w:p w14:paraId="61A6CC4D" w14:textId="77777777" w:rsidR="00506A37" w:rsidRPr="00506A37" w:rsidRDefault="00506A37" w:rsidP="003746EA">
            <w:pPr>
              <w:jc w:val="left"/>
              <w:rPr>
                <w:sz w:val="20"/>
                <w:szCs w:val="20"/>
              </w:rPr>
            </w:pPr>
            <w:r w:rsidRPr="00506A37">
              <w:rPr>
                <w:sz w:val="20"/>
                <w:szCs w:val="20"/>
              </w:rPr>
              <w:t>no_deaths(t)</w:t>
            </w:r>
          </w:p>
        </w:tc>
        <w:tc>
          <w:tcPr>
            <w:tcW w:w="5925" w:type="dxa"/>
            <w:vAlign w:val="center"/>
          </w:tcPr>
          <w:p w14:paraId="56F88847" w14:textId="77777777" w:rsidR="00506A37" w:rsidRPr="00506A37" w:rsidRDefault="00506A37" w:rsidP="003746EA">
            <w:pPr>
              <w:jc w:val="left"/>
              <w:rPr>
                <w:sz w:val="20"/>
                <w:szCs w:val="20"/>
              </w:rPr>
            </w:pPr>
            <w:r>
              <w:rPr>
                <w:sz w:val="20"/>
                <w:szCs w:val="20"/>
              </w:rPr>
              <w:t>Number of deaths incurred in month t, assumed to be at the end of month.</w:t>
            </w:r>
          </w:p>
        </w:tc>
        <w:tc>
          <w:tcPr>
            <w:tcW w:w="708" w:type="dxa"/>
            <w:vAlign w:val="center"/>
          </w:tcPr>
          <w:p w14:paraId="1790F1A0" w14:textId="77777777" w:rsidR="00506A37" w:rsidRPr="00506A37" w:rsidRDefault="00506A37" w:rsidP="003746EA">
            <w:pPr>
              <w:jc w:val="left"/>
              <w:rPr>
                <w:rFonts w:ascii="Calibri" w:hAnsi="Calibri"/>
                <w:color w:val="000000"/>
                <w:sz w:val="20"/>
                <w:szCs w:val="20"/>
              </w:rPr>
            </w:pPr>
          </w:p>
        </w:tc>
      </w:tr>
      <w:tr w:rsidR="00506A37" w:rsidRPr="00506A37" w14:paraId="05B20DA7" w14:textId="77777777" w:rsidTr="00513A93">
        <w:trPr>
          <w:cantSplit/>
        </w:trPr>
        <w:tc>
          <w:tcPr>
            <w:tcW w:w="669" w:type="dxa"/>
            <w:vAlign w:val="center"/>
          </w:tcPr>
          <w:p w14:paraId="3A01A193"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S2.4</w:t>
            </w:r>
          </w:p>
        </w:tc>
        <w:tc>
          <w:tcPr>
            <w:tcW w:w="1714" w:type="dxa"/>
            <w:vAlign w:val="center"/>
          </w:tcPr>
          <w:p w14:paraId="6BA06834" w14:textId="77777777" w:rsidR="00506A37" w:rsidRPr="00506A37" w:rsidRDefault="00506A37" w:rsidP="003746EA">
            <w:pPr>
              <w:jc w:val="left"/>
              <w:rPr>
                <w:sz w:val="20"/>
                <w:szCs w:val="20"/>
              </w:rPr>
            </w:pPr>
            <w:r w:rsidRPr="00506A37">
              <w:rPr>
                <w:sz w:val="20"/>
                <w:szCs w:val="20"/>
              </w:rPr>
              <w:t>no_surrs(t)</w:t>
            </w:r>
          </w:p>
        </w:tc>
        <w:tc>
          <w:tcPr>
            <w:tcW w:w="5925" w:type="dxa"/>
            <w:vAlign w:val="center"/>
          </w:tcPr>
          <w:p w14:paraId="03CA9100" w14:textId="77777777" w:rsidR="00506A37" w:rsidRPr="00506A37" w:rsidRDefault="00506A37" w:rsidP="003746EA">
            <w:pPr>
              <w:jc w:val="left"/>
              <w:rPr>
                <w:sz w:val="20"/>
                <w:szCs w:val="20"/>
              </w:rPr>
            </w:pPr>
            <w:r>
              <w:rPr>
                <w:sz w:val="20"/>
                <w:szCs w:val="20"/>
              </w:rPr>
              <w:t>Number of surrenders incurred in month t,</w:t>
            </w:r>
            <w:r w:rsidR="00513A93">
              <w:rPr>
                <w:sz w:val="20"/>
                <w:szCs w:val="20"/>
              </w:rPr>
              <w:t xml:space="preserve"> assumed to be at the end of month, after all expected deaths in the month</w:t>
            </w:r>
            <w:r w:rsidR="009E30F7">
              <w:rPr>
                <w:sz w:val="20"/>
                <w:szCs w:val="20"/>
              </w:rPr>
              <w:t>.</w:t>
            </w:r>
          </w:p>
        </w:tc>
        <w:tc>
          <w:tcPr>
            <w:tcW w:w="708" w:type="dxa"/>
            <w:vAlign w:val="center"/>
          </w:tcPr>
          <w:p w14:paraId="0D295517" w14:textId="77777777" w:rsidR="00506A37" w:rsidRPr="00506A37" w:rsidRDefault="00513A93" w:rsidP="003746EA">
            <w:pPr>
              <w:jc w:val="left"/>
              <w:rPr>
                <w:rFonts w:ascii="Calibri" w:hAnsi="Calibri"/>
                <w:color w:val="000000"/>
                <w:sz w:val="20"/>
                <w:szCs w:val="20"/>
              </w:rPr>
            </w:pPr>
            <w:r>
              <w:rPr>
                <w:rFonts w:ascii="Calibri" w:hAnsi="Calibri"/>
                <w:color w:val="000000"/>
                <w:sz w:val="20"/>
                <w:szCs w:val="20"/>
              </w:rPr>
              <w:t>(1)</w:t>
            </w:r>
          </w:p>
        </w:tc>
      </w:tr>
      <w:tr w:rsidR="00506A37" w:rsidRPr="00506A37" w14:paraId="56507CAE" w14:textId="77777777" w:rsidTr="00513A93">
        <w:trPr>
          <w:cantSplit/>
        </w:trPr>
        <w:tc>
          <w:tcPr>
            <w:tcW w:w="669" w:type="dxa"/>
            <w:vAlign w:val="center"/>
          </w:tcPr>
          <w:p w14:paraId="1AC27F49"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S2.5</w:t>
            </w:r>
          </w:p>
        </w:tc>
        <w:tc>
          <w:tcPr>
            <w:tcW w:w="1714" w:type="dxa"/>
            <w:vAlign w:val="center"/>
          </w:tcPr>
          <w:p w14:paraId="3299CF2A" w14:textId="77777777" w:rsidR="00506A37" w:rsidRPr="00506A37" w:rsidRDefault="00506A37" w:rsidP="003746EA">
            <w:pPr>
              <w:jc w:val="left"/>
              <w:rPr>
                <w:sz w:val="20"/>
                <w:szCs w:val="20"/>
              </w:rPr>
            </w:pPr>
            <w:r w:rsidRPr="00506A37">
              <w:rPr>
                <w:sz w:val="20"/>
                <w:szCs w:val="20"/>
              </w:rPr>
              <w:t>no_mats(t)</w:t>
            </w:r>
          </w:p>
        </w:tc>
        <w:tc>
          <w:tcPr>
            <w:tcW w:w="5925" w:type="dxa"/>
            <w:vAlign w:val="center"/>
          </w:tcPr>
          <w:p w14:paraId="51AD4836" w14:textId="0969A154" w:rsidR="00506A37" w:rsidRPr="00506A37" w:rsidRDefault="00506A37" w:rsidP="00506A37">
            <w:pPr>
              <w:jc w:val="left"/>
              <w:rPr>
                <w:sz w:val="20"/>
                <w:szCs w:val="20"/>
              </w:rPr>
            </w:pPr>
            <w:r>
              <w:rPr>
                <w:sz w:val="20"/>
                <w:szCs w:val="20"/>
              </w:rPr>
              <w:t xml:space="preserve">Number of matured policies at the </w:t>
            </w:r>
            <w:r w:rsidR="00642831">
              <w:rPr>
                <w:sz w:val="20"/>
                <w:szCs w:val="20"/>
              </w:rPr>
              <w:t>end</w:t>
            </w:r>
            <w:r>
              <w:rPr>
                <w:sz w:val="20"/>
                <w:szCs w:val="20"/>
              </w:rPr>
              <w:t xml:space="preserve"> of month t. The policy is assumed to mature at the </w:t>
            </w:r>
            <w:r w:rsidR="00642831">
              <w:rPr>
                <w:sz w:val="20"/>
                <w:szCs w:val="20"/>
              </w:rPr>
              <w:t>end</w:t>
            </w:r>
            <w:r>
              <w:rPr>
                <w:sz w:val="20"/>
                <w:szCs w:val="20"/>
              </w:rPr>
              <w:t xml:space="preserve"> of the </w:t>
            </w:r>
            <w:r w:rsidR="00642831">
              <w:rPr>
                <w:sz w:val="20"/>
                <w:szCs w:val="20"/>
              </w:rPr>
              <w:t>last policy month</w:t>
            </w:r>
            <w:r>
              <w:rPr>
                <w:sz w:val="20"/>
                <w:szCs w:val="20"/>
              </w:rPr>
              <w:t xml:space="preserve"> (t = policy term in years </w:t>
            </w:r>
            <w:r w:rsidRPr="00506A37">
              <w:rPr>
                <w:sz w:val="20"/>
                <w:szCs w:val="20"/>
              </w:rPr>
              <w:t>× 12</w:t>
            </w:r>
            <w:r>
              <w:rPr>
                <w:sz w:val="20"/>
                <w:szCs w:val="20"/>
              </w:rPr>
              <w:t>).</w:t>
            </w:r>
          </w:p>
        </w:tc>
        <w:tc>
          <w:tcPr>
            <w:tcW w:w="708" w:type="dxa"/>
            <w:vAlign w:val="center"/>
          </w:tcPr>
          <w:p w14:paraId="7FB8242B" w14:textId="77777777" w:rsidR="00506A37" w:rsidRPr="00506A37" w:rsidRDefault="00506A37" w:rsidP="003746EA">
            <w:pPr>
              <w:jc w:val="left"/>
              <w:rPr>
                <w:rFonts w:ascii="Calibri" w:hAnsi="Calibri"/>
                <w:color w:val="000000"/>
                <w:sz w:val="20"/>
                <w:szCs w:val="20"/>
              </w:rPr>
            </w:pPr>
          </w:p>
        </w:tc>
      </w:tr>
      <w:tr w:rsidR="00506A37" w:rsidRPr="00506A37" w14:paraId="7680A212" w14:textId="77777777" w:rsidTr="00513A93">
        <w:trPr>
          <w:cantSplit/>
        </w:trPr>
        <w:tc>
          <w:tcPr>
            <w:tcW w:w="669" w:type="dxa"/>
            <w:vAlign w:val="center"/>
          </w:tcPr>
          <w:p w14:paraId="68CC112D"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S2.6</w:t>
            </w:r>
          </w:p>
        </w:tc>
        <w:tc>
          <w:tcPr>
            <w:tcW w:w="1714" w:type="dxa"/>
            <w:vAlign w:val="center"/>
          </w:tcPr>
          <w:p w14:paraId="77BBCFC0" w14:textId="77777777" w:rsidR="00506A37" w:rsidRPr="00506A37" w:rsidRDefault="00506A37" w:rsidP="003746EA">
            <w:pPr>
              <w:jc w:val="left"/>
              <w:rPr>
                <w:sz w:val="20"/>
                <w:szCs w:val="20"/>
              </w:rPr>
            </w:pPr>
            <w:r w:rsidRPr="00506A37">
              <w:rPr>
                <w:sz w:val="20"/>
                <w:szCs w:val="20"/>
              </w:rPr>
              <w:t>m_death_rate(t)</w:t>
            </w:r>
          </w:p>
        </w:tc>
        <w:tc>
          <w:tcPr>
            <w:tcW w:w="5925" w:type="dxa"/>
            <w:vAlign w:val="center"/>
          </w:tcPr>
          <w:p w14:paraId="7B1DE1DF" w14:textId="77777777" w:rsidR="00506A37" w:rsidRPr="00506A37" w:rsidRDefault="00513A93" w:rsidP="003746EA">
            <w:pPr>
              <w:jc w:val="left"/>
              <w:rPr>
                <w:sz w:val="20"/>
                <w:szCs w:val="20"/>
              </w:rPr>
            </w:pPr>
            <w:r>
              <w:rPr>
                <w:sz w:val="20"/>
                <w:szCs w:val="20"/>
              </w:rPr>
              <w:t>The monthly mortality rate applied in month t</w:t>
            </w:r>
          </w:p>
        </w:tc>
        <w:tc>
          <w:tcPr>
            <w:tcW w:w="708" w:type="dxa"/>
            <w:vAlign w:val="center"/>
          </w:tcPr>
          <w:p w14:paraId="446F2238" w14:textId="77777777" w:rsidR="00506A37" w:rsidRPr="00506A37" w:rsidRDefault="00513A93" w:rsidP="003746EA">
            <w:pPr>
              <w:jc w:val="left"/>
              <w:rPr>
                <w:rFonts w:ascii="Calibri" w:hAnsi="Calibri"/>
                <w:color w:val="000000"/>
                <w:sz w:val="20"/>
                <w:szCs w:val="20"/>
              </w:rPr>
            </w:pPr>
            <w:r>
              <w:rPr>
                <w:rFonts w:ascii="Calibri" w:hAnsi="Calibri"/>
                <w:color w:val="000000"/>
                <w:sz w:val="20"/>
                <w:szCs w:val="20"/>
              </w:rPr>
              <w:t>(2)</w:t>
            </w:r>
          </w:p>
        </w:tc>
      </w:tr>
      <w:tr w:rsidR="00506A37" w:rsidRPr="00506A37" w14:paraId="3C707CA6" w14:textId="77777777" w:rsidTr="00513A93">
        <w:trPr>
          <w:cantSplit/>
        </w:trPr>
        <w:tc>
          <w:tcPr>
            <w:tcW w:w="669" w:type="dxa"/>
            <w:vAlign w:val="center"/>
          </w:tcPr>
          <w:p w14:paraId="3FD683AD"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S2.7</w:t>
            </w:r>
          </w:p>
        </w:tc>
        <w:tc>
          <w:tcPr>
            <w:tcW w:w="1714" w:type="dxa"/>
            <w:vAlign w:val="center"/>
          </w:tcPr>
          <w:p w14:paraId="2386567F" w14:textId="77777777" w:rsidR="00506A37" w:rsidRPr="00506A37" w:rsidRDefault="00506A37" w:rsidP="003746EA">
            <w:pPr>
              <w:jc w:val="left"/>
              <w:rPr>
                <w:sz w:val="20"/>
                <w:szCs w:val="20"/>
              </w:rPr>
            </w:pPr>
            <w:r w:rsidRPr="00506A37">
              <w:rPr>
                <w:sz w:val="20"/>
                <w:szCs w:val="20"/>
              </w:rPr>
              <w:t>ann_death_rate(t)</w:t>
            </w:r>
          </w:p>
        </w:tc>
        <w:tc>
          <w:tcPr>
            <w:tcW w:w="5925" w:type="dxa"/>
            <w:vAlign w:val="center"/>
          </w:tcPr>
          <w:p w14:paraId="73B10706" w14:textId="77777777" w:rsidR="00506A37" w:rsidRPr="00506A37" w:rsidRDefault="00513A93" w:rsidP="003746EA">
            <w:pPr>
              <w:jc w:val="left"/>
              <w:rPr>
                <w:sz w:val="20"/>
                <w:szCs w:val="20"/>
              </w:rPr>
            </w:pPr>
            <w:r>
              <w:rPr>
                <w:sz w:val="20"/>
                <w:szCs w:val="20"/>
              </w:rPr>
              <w:t>The annual mortality rate applied in month t, after taking into account the mortality sensitivity factor. It is capped at 1 as the rate cannot exceed 100%.</w:t>
            </w:r>
          </w:p>
        </w:tc>
        <w:tc>
          <w:tcPr>
            <w:tcW w:w="708" w:type="dxa"/>
            <w:vAlign w:val="center"/>
          </w:tcPr>
          <w:p w14:paraId="6967568E" w14:textId="77777777" w:rsidR="00506A37" w:rsidRPr="00506A37" w:rsidRDefault="00506A37" w:rsidP="003746EA">
            <w:pPr>
              <w:jc w:val="left"/>
              <w:rPr>
                <w:rFonts w:ascii="Calibri" w:hAnsi="Calibri"/>
                <w:color w:val="000000"/>
                <w:sz w:val="20"/>
                <w:szCs w:val="20"/>
              </w:rPr>
            </w:pPr>
          </w:p>
        </w:tc>
      </w:tr>
      <w:tr w:rsidR="00513A93" w:rsidRPr="00506A37" w14:paraId="2C58466E" w14:textId="77777777" w:rsidTr="00513A93">
        <w:trPr>
          <w:cantSplit/>
        </w:trPr>
        <w:tc>
          <w:tcPr>
            <w:tcW w:w="669" w:type="dxa"/>
            <w:vAlign w:val="center"/>
          </w:tcPr>
          <w:p w14:paraId="426AB7D5"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S2.8</w:t>
            </w:r>
          </w:p>
        </w:tc>
        <w:tc>
          <w:tcPr>
            <w:tcW w:w="1714" w:type="dxa"/>
            <w:vAlign w:val="center"/>
          </w:tcPr>
          <w:p w14:paraId="131B43D1" w14:textId="77777777" w:rsidR="00513A93" w:rsidRPr="00506A37" w:rsidRDefault="00513A93" w:rsidP="00513A93">
            <w:pPr>
              <w:jc w:val="left"/>
              <w:rPr>
                <w:sz w:val="20"/>
                <w:szCs w:val="20"/>
              </w:rPr>
            </w:pPr>
            <w:r w:rsidRPr="00506A37">
              <w:rPr>
                <w:sz w:val="20"/>
                <w:szCs w:val="20"/>
              </w:rPr>
              <w:t>q_death_base(t)</w:t>
            </w:r>
          </w:p>
        </w:tc>
        <w:tc>
          <w:tcPr>
            <w:tcW w:w="5925" w:type="dxa"/>
            <w:vAlign w:val="center"/>
          </w:tcPr>
          <w:p w14:paraId="18056FD0" w14:textId="77777777" w:rsidR="00513A93" w:rsidRPr="00506A37" w:rsidRDefault="00513A93" w:rsidP="00513A93">
            <w:pPr>
              <w:jc w:val="left"/>
              <w:rPr>
                <w:sz w:val="20"/>
                <w:szCs w:val="20"/>
              </w:rPr>
            </w:pPr>
            <w:r w:rsidRPr="00506A37">
              <w:rPr>
                <w:sz w:val="20"/>
                <w:szCs w:val="20"/>
              </w:rPr>
              <w:t>The base</w:t>
            </w:r>
            <w:r>
              <w:rPr>
                <w:sz w:val="20"/>
                <w:szCs w:val="20"/>
              </w:rPr>
              <w:t xml:space="preserve"> annual</w:t>
            </w:r>
            <w:r w:rsidRPr="00506A37">
              <w:rPr>
                <w:sz w:val="20"/>
                <w:szCs w:val="20"/>
              </w:rPr>
              <w:t xml:space="preserve"> mortality rate looked up from the mortality table, based on the policy year, age at entry and the gender.</w:t>
            </w:r>
          </w:p>
        </w:tc>
        <w:tc>
          <w:tcPr>
            <w:tcW w:w="708" w:type="dxa"/>
            <w:vAlign w:val="center"/>
          </w:tcPr>
          <w:p w14:paraId="239F2B99" w14:textId="77777777" w:rsidR="00513A93" w:rsidRPr="00506A37" w:rsidRDefault="00513A93" w:rsidP="00513A93">
            <w:pPr>
              <w:jc w:val="left"/>
              <w:rPr>
                <w:rFonts w:ascii="Calibri" w:hAnsi="Calibri"/>
                <w:color w:val="000000"/>
                <w:sz w:val="20"/>
                <w:szCs w:val="20"/>
              </w:rPr>
            </w:pPr>
          </w:p>
        </w:tc>
      </w:tr>
      <w:tr w:rsidR="00513A93" w:rsidRPr="00506A37" w14:paraId="1D4094F2" w14:textId="77777777" w:rsidTr="00513A93">
        <w:trPr>
          <w:cantSplit/>
        </w:trPr>
        <w:tc>
          <w:tcPr>
            <w:tcW w:w="669" w:type="dxa"/>
            <w:vAlign w:val="center"/>
          </w:tcPr>
          <w:p w14:paraId="5192A621"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S2.9</w:t>
            </w:r>
          </w:p>
        </w:tc>
        <w:tc>
          <w:tcPr>
            <w:tcW w:w="1714" w:type="dxa"/>
            <w:vAlign w:val="center"/>
          </w:tcPr>
          <w:p w14:paraId="01FC145D" w14:textId="77777777" w:rsidR="00513A93" w:rsidRPr="00506A37" w:rsidRDefault="00513A93" w:rsidP="00513A93">
            <w:pPr>
              <w:jc w:val="left"/>
              <w:rPr>
                <w:sz w:val="20"/>
                <w:szCs w:val="20"/>
              </w:rPr>
            </w:pPr>
            <w:r w:rsidRPr="00506A37">
              <w:rPr>
                <w:sz w:val="20"/>
                <w:szCs w:val="20"/>
              </w:rPr>
              <w:t>q_death_sen</w:t>
            </w:r>
          </w:p>
        </w:tc>
        <w:tc>
          <w:tcPr>
            <w:tcW w:w="5925" w:type="dxa"/>
            <w:vAlign w:val="center"/>
          </w:tcPr>
          <w:p w14:paraId="3EA5D521" w14:textId="118A5B96" w:rsidR="00513A93" w:rsidRPr="00506A37" w:rsidRDefault="00513A93" w:rsidP="00513A93">
            <w:pPr>
              <w:jc w:val="left"/>
              <w:rPr>
                <w:sz w:val="20"/>
                <w:szCs w:val="20"/>
              </w:rPr>
            </w:pPr>
            <w:r w:rsidRPr="00506A37">
              <w:rPr>
                <w:sz w:val="20"/>
                <w:szCs w:val="20"/>
              </w:rPr>
              <w:t xml:space="preserve">The sensitivity factor </w:t>
            </w:r>
            <w:r w:rsidR="00BF0311" w:rsidRPr="00506A37">
              <w:rPr>
                <w:sz w:val="20"/>
                <w:szCs w:val="20"/>
              </w:rPr>
              <w:t>applies</w:t>
            </w:r>
            <w:r w:rsidRPr="00506A37">
              <w:rPr>
                <w:sz w:val="20"/>
                <w:szCs w:val="20"/>
              </w:rPr>
              <w:t xml:space="preserve"> to the mortality rate.</w:t>
            </w:r>
          </w:p>
        </w:tc>
        <w:tc>
          <w:tcPr>
            <w:tcW w:w="708" w:type="dxa"/>
            <w:vAlign w:val="center"/>
          </w:tcPr>
          <w:p w14:paraId="7AEE264F" w14:textId="77777777" w:rsidR="00513A93" w:rsidRPr="00506A37" w:rsidRDefault="00513A93" w:rsidP="00513A93">
            <w:pPr>
              <w:jc w:val="left"/>
              <w:rPr>
                <w:rFonts w:ascii="Calibri" w:hAnsi="Calibri"/>
                <w:color w:val="000000"/>
                <w:sz w:val="20"/>
                <w:szCs w:val="20"/>
              </w:rPr>
            </w:pPr>
          </w:p>
        </w:tc>
      </w:tr>
      <w:tr w:rsidR="00513A93" w:rsidRPr="00506A37" w14:paraId="777C4686" w14:textId="77777777" w:rsidTr="00513A93">
        <w:trPr>
          <w:cantSplit/>
        </w:trPr>
        <w:tc>
          <w:tcPr>
            <w:tcW w:w="669" w:type="dxa"/>
            <w:vAlign w:val="center"/>
          </w:tcPr>
          <w:p w14:paraId="519EBF49"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S2.10</w:t>
            </w:r>
          </w:p>
        </w:tc>
        <w:tc>
          <w:tcPr>
            <w:tcW w:w="1714" w:type="dxa"/>
            <w:vAlign w:val="center"/>
          </w:tcPr>
          <w:p w14:paraId="521D3646" w14:textId="77777777" w:rsidR="00513A93" w:rsidRPr="00506A37" w:rsidRDefault="00513A93" w:rsidP="00513A93">
            <w:pPr>
              <w:jc w:val="left"/>
              <w:rPr>
                <w:sz w:val="20"/>
                <w:szCs w:val="20"/>
              </w:rPr>
            </w:pPr>
            <w:r w:rsidRPr="00506A37">
              <w:rPr>
                <w:sz w:val="20"/>
                <w:szCs w:val="20"/>
              </w:rPr>
              <w:t>m_lapse_rate(t)</w:t>
            </w:r>
          </w:p>
        </w:tc>
        <w:tc>
          <w:tcPr>
            <w:tcW w:w="5925" w:type="dxa"/>
            <w:vAlign w:val="center"/>
          </w:tcPr>
          <w:p w14:paraId="45B804B4" w14:textId="77777777" w:rsidR="00513A93" w:rsidRPr="00513A93" w:rsidRDefault="00513A93" w:rsidP="00513A93">
            <w:pPr>
              <w:jc w:val="left"/>
              <w:rPr>
                <w:sz w:val="20"/>
                <w:szCs w:val="20"/>
              </w:rPr>
            </w:pPr>
            <w:r w:rsidRPr="00513A93">
              <w:rPr>
                <w:sz w:val="20"/>
                <w:szCs w:val="20"/>
              </w:rPr>
              <w:t xml:space="preserve">The monthly </w:t>
            </w:r>
            <w:r w:rsidRPr="00506A37">
              <w:rPr>
                <w:sz w:val="20"/>
                <w:szCs w:val="20"/>
              </w:rPr>
              <w:t xml:space="preserve">lapse </w:t>
            </w:r>
            <w:r w:rsidRPr="00513A93">
              <w:rPr>
                <w:sz w:val="20"/>
                <w:szCs w:val="20"/>
              </w:rPr>
              <w:t>rate applied in month t</w:t>
            </w:r>
          </w:p>
        </w:tc>
        <w:tc>
          <w:tcPr>
            <w:tcW w:w="708" w:type="dxa"/>
            <w:vAlign w:val="center"/>
          </w:tcPr>
          <w:p w14:paraId="3F994F19" w14:textId="77777777" w:rsidR="00513A93" w:rsidRPr="00506A37" w:rsidRDefault="00513A93" w:rsidP="00513A93">
            <w:pPr>
              <w:jc w:val="left"/>
              <w:rPr>
                <w:rFonts w:ascii="Calibri" w:hAnsi="Calibri"/>
                <w:color w:val="000000"/>
                <w:sz w:val="20"/>
                <w:szCs w:val="20"/>
              </w:rPr>
            </w:pPr>
            <w:r>
              <w:rPr>
                <w:rFonts w:ascii="Calibri" w:hAnsi="Calibri"/>
                <w:color w:val="000000"/>
                <w:sz w:val="20"/>
                <w:szCs w:val="20"/>
              </w:rPr>
              <w:t>(3)</w:t>
            </w:r>
          </w:p>
        </w:tc>
      </w:tr>
      <w:tr w:rsidR="00513A93" w:rsidRPr="00506A37" w14:paraId="61B3C7AB" w14:textId="77777777" w:rsidTr="00513A93">
        <w:trPr>
          <w:cantSplit/>
        </w:trPr>
        <w:tc>
          <w:tcPr>
            <w:tcW w:w="669" w:type="dxa"/>
            <w:vAlign w:val="center"/>
          </w:tcPr>
          <w:p w14:paraId="75AA77B7"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S2.11</w:t>
            </w:r>
          </w:p>
        </w:tc>
        <w:tc>
          <w:tcPr>
            <w:tcW w:w="1714" w:type="dxa"/>
            <w:vAlign w:val="center"/>
          </w:tcPr>
          <w:p w14:paraId="27BF9D32" w14:textId="77777777" w:rsidR="00513A93" w:rsidRPr="00506A37" w:rsidRDefault="00513A93" w:rsidP="00513A93">
            <w:pPr>
              <w:jc w:val="left"/>
              <w:rPr>
                <w:sz w:val="20"/>
                <w:szCs w:val="20"/>
              </w:rPr>
            </w:pPr>
            <w:r w:rsidRPr="00506A37">
              <w:rPr>
                <w:sz w:val="20"/>
                <w:szCs w:val="20"/>
              </w:rPr>
              <w:t>ann_lapse_rate(t)</w:t>
            </w:r>
          </w:p>
        </w:tc>
        <w:tc>
          <w:tcPr>
            <w:tcW w:w="5925" w:type="dxa"/>
            <w:vAlign w:val="center"/>
          </w:tcPr>
          <w:p w14:paraId="7CFE486C" w14:textId="77777777" w:rsidR="00513A93" w:rsidRPr="00506A37" w:rsidRDefault="00513A93" w:rsidP="00513A93">
            <w:pPr>
              <w:jc w:val="left"/>
              <w:rPr>
                <w:sz w:val="20"/>
                <w:szCs w:val="20"/>
              </w:rPr>
            </w:pPr>
            <w:r>
              <w:rPr>
                <w:sz w:val="20"/>
                <w:szCs w:val="20"/>
              </w:rPr>
              <w:t xml:space="preserve">The annual </w:t>
            </w:r>
            <w:r w:rsidRPr="00506A37">
              <w:rPr>
                <w:sz w:val="20"/>
                <w:szCs w:val="20"/>
              </w:rPr>
              <w:t xml:space="preserve">lapse </w:t>
            </w:r>
            <w:r>
              <w:rPr>
                <w:sz w:val="20"/>
                <w:szCs w:val="20"/>
              </w:rPr>
              <w:t xml:space="preserve">rate applied in month t, after taking into account the </w:t>
            </w:r>
            <w:r w:rsidRPr="00506A37">
              <w:rPr>
                <w:sz w:val="20"/>
                <w:szCs w:val="20"/>
              </w:rPr>
              <w:t xml:space="preserve">lapse </w:t>
            </w:r>
            <w:r>
              <w:rPr>
                <w:sz w:val="20"/>
                <w:szCs w:val="20"/>
              </w:rPr>
              <w:t>sensitivity factor. It is capped at 1 as the rate cannot exceed 100%.</w:t>
            </w:r>
          </w:p>
        </w:tc>
        <w:tc>
          <w:tcPr>
            <w:tcW w:w="708" w:type="dxa"/>
            <w:vAlign w:val="center"/>
          </w:tcPr>
          <w:p w14:paraId="422D5F74" w14:textId="77777777" w:rsidR="00513A93" w:rsidRPr="00506A37" w:rsidRDefault="00513A93" w:rsidP="00513A93">
            <w:pPr>
              <w:jc w:val="left"/>
              <w:rPr>
                <w:rFonts w:ascii="Calibri" w:hAnsi="Calibri"/>
                <w:color w:val="000000"/>
                <w:sz w:val="20"/>
                <w:szCs w:val="20"/>
              </w:rPr>
            </w:pPr>
          </w:p>
        </w:tc>
      </w:tr>
      <w:tr w:rsidR="00513A93" w:rsidRPr="00506A37" w14:paraId="28F46886" w14:textId="77777777" w:rsidTr="00513A93">
        <w:trPr>
          <w:cantSplit/>
        </w:trPr>
        <w:tc>
          <w:tcPr>
            <w:tcW w:w="669" w:type="dxa"/>
            <w:vAlign w:val="center"/>
          </w:tcPr>
          <w:p w14:paraId="48FFE5DA"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S2.12</w:t>
            </w:r>
          </w:p>
        </w:tc>
        <w:tc>
          <w:tcPr>
            <w:tcW w:w="1714" w:type="dxa"/>
            <w:vAlign w:val="center"/>
          </w:tcPr>
          <w:p w14:paraId="1C21CA44" w14:textId="77777777" w:rsidR="00513A93" w:rsidRPr="00506A37" w:rsidRDefault="00513A93" w:rsidP="00513A93">
            <w:pPr>
              <w:jc w:val="left"/>
              <w:rPr>
                <w:sz w:val="20"/>
                <w:szCs w:val="20"/>
              </w:rPr>
            </w:pPr>
            <w:r w:rsidRPr="00506A37">
              <w:rPr>
                <w:sz w:val="20"/>
                <w:szCs w:val="20"/>
              </w:rPr>
              <w:t>w_base(t)</w:t>
            </w:r>
          </w:p>
        </w:tc>
        <w:tc>
          <w:tcPr>
            <w:tcW w:w="5925" w:type="dxa"/>
            <w:vAlign w:val="center"/>
          </w:tcPr>
          <w:p w14:paraId="57596606" w14:textId="77777777" w:rsidR="00513A93" w:rsidRPr="00506A37" w:rsidRDefault="00513A93" w:rsidP="00513A93">
            <w:pPr>
              <w:jc w:val="left"/>
              <w:rPr>
                <w:sz w:val="20"/>
                <w:szCs w:val="20"/>
              </w:rPr>
            </w:pPr>
            <w:r w:rsidRPr="00506A37">
              <w:rPr>
                <w:sz w:val="20"/>
                <w:szCs w:val="20"/>
              </w:rPr>
              <w:t>The base</w:t>
            </w:r>
            <w:r>
              <w:rPr>
                <w:sz w:val="20"/>
                <w:szCs w:val="20"/>
              </w:rPr>
              <w:t xml:space="preserve"> annual</w:t>
            </w:r>
            <w:r w:rsidRPr="00506A37">
              <w:rPr>
                <w:sz w:val="20"/>
                <w:szCs w:val="20"/>
              </w:rPr>
              <w:t xml:space="preserve"> lapse rate looked up from the lapse table, based on the policy year and the premium frequency.</w:t>
            </w:r>
          </w:p>
        </w:tc>
        <w:tc>
          <w:tcPr>
            <w:tcW w:w="708" w:type="dxa"/>
            <w:vAlign w:val="center"/>
          </w:tcPr>
          <w:p w14:paraId="1BABCD6C" w14:textId="77777777" w:rsidR="00513A93" w:rsidRPr="00506A37" w:rsidRDefault="00513A93" w:rsidP="00513A93">
            <w:pPr>
              <w:jc w:val="left"/>
              <w:rPr>
                <w:rFonts w:ascii="Calibri" w:hAnsi="Calibri"/>
                <w:color w:val="000000"/>
                <w:sz w:val="20"/>
                <w:szCs w:val="20"/>
              </w:rPr>
            </w:pPr>
          </w:p>
        </w:tc>
      </w:tr>
      <w:tr w:rsidR="00513A93" w:rsidRPr="00506A37" w14:paraId="22F13580" w14:textId="77777777" w:rsidTr="00513A93">
        <w:trPr>
          <w:cantSplit/>
        </w:trPr>
        <w:tc>
          <w:tcPr>
            <w:tcW w:w="669" w:type="dxa"/>
            <w:vAlign w:val="center"/>
          </w:tcPr>
          <w:p w14:paraId="435AB0AD"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S2.13</w:t>
            </w:r>
          </w:p>
        </w:tc>
        <w:tc>
          <w:tcPr>
            <w:tcW w:w="1714" w:type="dxa"/>
            <w:vAlign w:val="center"/>
          </w:tcPr>
          <w:p w14:paraId="0938A814" w14:textId="77777777" w:rsidR="00513A93" w:rsidRPr="00506A37" w:rsidRDefault="00513A93" w:rsidP="00513A93">
            <w:pPr>
              <w:jc w:val="left"/>
              <w:rPr>
                <w:sz w:val="20"/>
                <w:szCs w:val="20"/>
              </w:rPr>
            </w:pPr>
            <w:r w:rsidRPr="00506A37">
              <w:rPr>
                <w:sz w:val="20"/>
                <w:szCs w:val="20"/>
              </w:rPr>
              <w:t>w_sen</w:t>
            </w:r>
          </w:p>
        </w:tc>
        <w:tc>
          <w:tcPr>
            <w:tcW w:w="5925" w:type="dxa"/>
            <w:vAlign w:val="center"/>
          </w:tcPr>
          <w:p w14:paraId="5D94C8D4" w14:textId="1E11C01E" w:rsidR="00513A93" w:rsidRPr="00506A37" w:rsidRDefault="00513A93" w:rsidP="00513A93">
            <w:pPr>
              <w:jc w:val="left"/>
              <w:rPr>
                <w:sz w:val="20"/>
                <w:szCs w:val="20"/>
              </w:rPr>
            </w:pPr>
            <w:r w:rsidRPr="00506A37">
              <w:rPr>
                <w:sz w:val="20"/>
                <w:szCs w:val="20"/>
              </w:rPr>
              <w:t xml:space="preserve">The sensitivity factor </w:t>
            </w:r>
            <w:r w:rsidR="00BF0311" w:rsidRPr="00506A37">
              <w:rPr>
                <w:sz w:val="20"/>
                <w:szCs w:val="20"/>
              </w:rPr>
              <w:t>applies</w:t>
            </w:r>
            <w:r w:rsidRPr="00506A37">
              <w:rPr>
                <w:sz w:val="20"/>
                <w:szCs w:val="20"/>
              </w:rPr>
              <w:t xml:space="preserve"> to the </w:t>
            </w:r>
            <w:r w:rsidR="00792C88">
              <w:rPr>
                <w:sz w:val="20"/>
                <w:szCs w:val="20"/>
              </w:rPr>
              <w:t>lapse</w:t>
            </w:r>
            <w:r w:rsidRPr="00506A37">
              <w:rPr>
                <w:sz w:val="20"/>
                <w:szCs w:val="20"/>
              </w:rPr>
              <w:t xml:space="preserve"> rate.</w:t>
            </w:r>
          </w:p>
        </w:tc>
        <w:tc>
          <w:tcPr>
            <w:tcW w:w="708" w:type="dxa"/>
            <w:vAlign w:val="center"/>
          </w:tcPr>
          <w:p w14:paraId="2FE94462" w14:textId="77777777" w:rsidR="00513A93" w:rsidRPr="00506A37" w:rsidRDefault="00513A93" w:rsidP="00513A93">
            <w:pPr>
              <w:jc w:val="left"/>
              <w:rPr>
                <w:rFonts w:ascii="Calibri" w:hAnsi="Calibri"/>
                <w:color w:val="000000"/>
                <w:sz w:val="20"/>
                <w:szCs w:val="20"/>
              </w:rPr>
            </w:pPr>
          </w:p>
        </w:tc>
      </w:tr>
    </w:tbl>
    <w:p w14:paraId="1A9E376F" w14:textId="77777777" w:rsidR="00CA7676" w:rsidRDefault="00CA7676" w:rsidP="00CA7676">
      <w:pPr>
        <w:rPr>
          <w:rFonts w:cstheme="minorHAnsi"/>
          <w:b/>
        </w:rPr>
      </w:pPr>
    </w:p>
    <w:p w14:paraId="42C15F30" w14:textId="77777777" w:rsidR="00513A93" w:rsidRDefault="00513A93" w:rsidP="00513A93">
      <w:pPr>
        <w:pStyle w:val="Heading3"/>
      </w:pPr>
      <w:r w:rsidRPr="00BD0135">
        <w:lastRenderedPageBreak/>
        <w:t>Further notes</w:t>
      </w:r>
    </w:p>
    <w:p w14:paraId="0F6D8151" w14:textId="77777777" w:rsidR="00513A93" w:rsidRDefault="009E30F7" w:rsidP="009E30F7">
      <w:pPr>
        <w:pStyle w:val="ListParagraph"/>
        <w:numPr>
          <w:ilvl w:val="0"/>
          <w:numId w:val="16"/>
        </w:numPr>
        <w:contextualSpacing w:val="0"/>
        <w:rPr>
          <w:b/>
        </w:rPr>
      </w:pPr>
      <w:r>
        <w:rPr>
          <w:b/>
        </w:rPr>
        <w:t>Number of surrendered policies</w:t>
      </w:r>
    </w:p>
    <w:p w14:paraId="7706C1D6" w14:textId="77777777" w:rsidR="009E30F7" w:rsidRDefault="009E30F7" w:rsidP="009E30F7">
      <w:pPr>
        <w:pStyle w:val="ListParagraph"/>
        <w:ind w:left="360"/>
        <w:contextualSpacing w:val="0"/>
      </w:pPr>
      <w:r w:rsidRPr="009E30F7">
        <w:t xml:space="preserve">This includes policies lapsed due to account value becoming 0 after grace period after </w:t>
      </w:r>
      <w:r w:rsidR="00AF5832">
        <w:t>no-lapse</w:t>
      </w:r>
      <w:r w:rsidRPr="009E30F7">
        <w:t xml:space="preserve"> guaranteed period</w:t>
      </w:r>
      <w:r>
        <w:t xml:space="preserve"> (this is explained in more details in the note about timing of lapse later)</w:t>
      </w:r>
      <w:r w:rsidRPr="009E30F7">
        <w:t>.</w:t>
      </w:r>
      <w:r>
        <w:t xml:space="preserve"> For prudence, this is assumed to happen after all expected deaths since the death benefit, by design, is always larger than or equal to the surrender benefit.</w:t>
      </w:r>
    </w:p>
    <w:p w14:paraId="59471E89" w14:textId="77777777" w:rsidR="009E30F7" w:rsidRDefault="009E30F7" w:rsidP="009E30F7">
      <w:pPr>
        <w:pStyle w:val="ListParagraph"/>
        <w:numPr>
          <w:ilvl w:val="0"/>
          <w:numId w:val="16"/>
        </w:numPr>
        <w:contextualSpacing w:val="0"/>
        <w:rPr>
          <w:b/>
        </w:rPr>
      </w:pPr>
      <w:r>
        <w:rPr>
          <w:b/>
        </w:rPr>
        <w:t>Conversion of the annual mortality rate to the monthly rate</w:t>
      </w:r>
    </w:p>
    <w:p w14:paraId="186B47E9" w14:textId="77777777" w:rsidR="009E30F7" w:rsidRPr="009E30F7" w:rsidRDefault="00311B6E" w:rsidP="009E30F7">
      <w:pPr>
        <w:pStyle w:val="ListParagraph"/>
        <w:ind w:left="360"/>
        <w:contextualSpacing w:val="0"/>
      </w:pPr>
      <w:r>
        <w:t>The annual mortality rate is conversed into the monthly rate based on the assumption of constant force of mortality. It assumes that the force of mortality is constant between integer ages.</w:t>
      </w:r>
    </w:p>
    <w:p w14:paraId="66B27CD3" w14:textId="77777777" w:rsidR="009E30F7" w:rsidRDefault="009E30F7" w:rsidP="009E30F7">
      <w:pPr>
        <w:pStyle w:val="ListParagraph"/>
        <w:numPr>
          <w:ilvl w:val="0"/>
          <w:numId w:val="16"/>
        </w:numPr>
        <w:contextualSpacing w:val="0"/>
        <w:rPr>
          <w:b/>
        </w:rPr>
      </w:pPr>
      <w:r>
        <w:rPr>
          <w:b/>
        </w:rPr>
        <w:t>Timing of lapse</w:t>
      </w:r>
    </w:p>
    <w:p w14:paraId="686B99EB" w14:textId="3A50320E" w:rsidR="00311B6E" w:rsidRDefault="000535FF" w:rsidP="00311B6E">
      <w:pPr>
        <w:pStyle w:val="ListParagraph"/>
        <w:ind w:left="360"/>
        <w:contextualSpacing w:val="0"/>
      </w:pPr>
      <w:r>
        <w:t xml:space="preserve">The first condition </w:t>
      </w:r>
      <w:r w:rsidR="00654CA7">
        <w:t>covers</w:t>
      </w:r>
      <w:r>
        <w:t xml:space="preserve"> the situation where the policy lapses due to the </w:t>
      </w:r>
      <w:r w:rsidR="00094D8B">
        <w:t>account value becoming insufficient for deductions.</w:t>
      </w:r>
    </w:p>
    <w:p w14:paraId="4E94769A" w14:textId="048D6B8C" w:rsidR="000954FE" w:rsidRDefault="000954FE" w:rsidP="00311B6E">
      <w:pPr>
        <w:pStyle w:val="ListParagraph"/>
        <w:ind w:left="360"/>
        <w:contextualSpacing w:val="0"/>
      </w:pPr>
      <w:r>
        <w:t xml:space="preserve">The second condition assumes that </w:t>
      </w:r>
      <w:r w:rsidR="00B23192">
        <w:t>there will be no lapse</w:t>
      </w:r>
      <w:r w:rsidR="000E3A4E">
        <w:t>s</w:t>
      </w:r>
      <w:r w:rsidR="00B23192">
        <w:t xml:space="preserve"> at the end of the very last policy month. This is for prudence as the maturity benefit will always be higher than or equal to the surrender benefit </w:t>
      </w:r>
      <w:r w:rsidR="000E3A4E">
        <w:t>at the end of that very last policy month.</w:t>
      </w:r>
    </w:p>
    <w:p w14:paraId="02FCC276" w14:textId="3DC3F2EF" w:rsidR="00094D8B" w:rsidRDefault="00094D8B" w:rsidP="00311B6E">
      <w:pPr>
        <w:pStyle w:val="ListParagraph"/>
        <w:ind w:left="360"/>
        <w:contextualSpacing w:val="0"/>
      </w:pPr>
      <w:r>
        <w:t xml:space="preserve">The </w:t>
      </w:r>
      <w:r w:rsidR="000954FE">
        <w:t>third</w:t>
      </w:r>
      <w:r>
        <w:t xml:space="preserve"> condition assumes that outside of the premium term, the lapse</w:t>
      </w:r>
      <w:r w:rsidR="000954FE">
        <w:t>s</w:t>
      </w:r>
      <w:r>
        <w:t xml:space="preserve"> will occur every month across the year. The conversion of the annual lapse rate to the monthly lapse rate </w:t>
      </w:r>
      <w:r w:rsidR="00654CA7">
        <w:t>assumes</w:t>
      </w:r>
      <w:r>
        <w:t xml:space="preserve"> constant force of lapse. It assumes that the force of </w:t>
      </w:r>
      <w:r w:rsidR="00654CA7">
        <w:t>lapses</w:t>
      </w:r>
      <w:r>
        <w:t xml:space="preserve"> is constant between integer policy years.</w:t>
      </w:r>
    </w:p>
    <w:p w14:paraId="35BCE689" w14:textId="44D61D90" w:rsidR="00094D8B" w:rsidRDefault="00094D8B" w:rsidP="00311B6E">
      <w:pPr>
        <w:pStyle w:val="ListParagraph"/>
        <w:ind w:left="360"/>
        <w:contextualSpacing w:val="0"/>
      </w:pPr>
      <w:r>
        <w:t xml:space="preserve">In addition to these </w:t>
      </w:r>
      <w:r w:rsidR="000E3A4E">
        <w:t>3</w:t>
      </w:r>
      <w:r>
        <w:t xml:space="preserve"> situations, within the premium term, the policy is assumed to lapse only at the end of the </w:t>
      </w:r>
      <w:r w:rsidR="00654CA7">
        <w:t>month,</w:t>
      </w:r>
      <w:r>
        <w:t xml:space="preserve"> that is right before the next due month. </w:t>
      </w:r>
    </w:p>
    <w:p w14:paraId="2AE4DC0E" w14:textId="77777777" w:rsidR="00094D8B" w:rsidRDefault="00094D8B" w:rsidP="00094D8B">
      <w:pPr>
        <w:pStyle w:val="ListParagraph"/>
        <w:numPr>
          <w:ilvl w:val="0"/>
          <w:numId w:val="13"/>
        </w:numPr>
        <w:contextualSpacing w:val="0"/>
      </w:pPr>
      <w:r>
        <w:t xml:space="preserve">If a policy has annual frequency, the due month will be 1, 13, 25, etc. and the potential lapse months will accordingly be 12, 24 and so on. </w:t>
      </w:r>
    </w:p>
    <w:p w14:paraId="28DADE1A" w14:textId="77777777" w:rsidR="00094D8B" w:rsidRDefault="00094D8B" w:rsidP="00094D8B">
      <w:pPr>
        <w:pStyle w:val="ListParagraph"/>
        <w:numPr>
          <w:ilvl w:val="0"/>
          <w:numId w:val="13"/>
        </w:numPr>
        <w:contextualSpacing w:val="0"/>
      </w:pPr>
      <w:r>
        <w:t>Similarly, if the premium due month is 1, 7, 13, 19, 25, etc. for semi-annual, and 1, 4, 7, 10, 13, 16, 19, 22, 25, etc. for quarterly, then the potential lapse months will be 6, 12, 18, 24, and so on for semi-annual, and 3, 6, 9, 12, 15, 18, 21, 24, and so on for quarterly.</w:t>
      </w:r>
    </w:p>
    <w:p w14:paraId="6F875D31" w14:textId="77777777" w:rsidR="00094D8B" w:rsidRDefault="00094D8B" w:rsidP="00094D8B">
      <w:pPr>
        <w:pStyle w:val="ListParagraph"/>
        <w:numPr>
          <w:ilvl w:val="0"/>
          <w:numId w:val="13"/>
        </w:numPr>
        <w:contextualSpacing w:val="0"/>
      </w:pPr>
      <w:r>
        <w:t>If the premium frequency is monthly, then the lapse is assumed to happen every month across the year.</w:t>
      </w:r>
    </w:p>
    <w:p w14:paraId="370F0129" w14:textId="14DB61E8" w:rsidR="00094D8B" w:rsidRDefault="00094D8B" w:rsidP="00094D8B">
      <w:pPr>
        <w:ind w:left="360"/>
      </w:pPr>
      <w:r>
        <w:t xml:space="preserve">The conversion of the annual lapse rate into the installment lapse rates </w:t>
      </w:r>
      <w:r w:rsidR="002263E0">
        <w:t>assumes</w:t>
      </w:r>
      <w:r>
        <w:t xml:space="preserve"> constant force of lapse. It assumes that once the lapse occurs, the force of lapse is constant between installments of lapse in that policy year.</w:t>
      </w:r>
    </w:p>
    <w:p w14:paraId="21181875" w14:textId="77777777" w:rsidR="00514CFC" w:rsidRDefault="00514CFC">
      <w:pPr>
        <w:jc w:val="left"/>
        <w:rPr>
          <w:rFonts w:asciiTheme="majorHAnsi" w:eastAsiaTheme="majorEastAsia" w:hAnsiTheme="majorHAnsi" w:cstheme="majorBidi"/>
          <w:b/>
          <w:color w:val="2E74B5" w:themeColor="accent1" w:themeShade="BF"/>
          <w:sz w:val="26"/>
          <w:szCs w:val="26"/>
        </w:rPr>
      </w:pPr>
      <w:r>
        <w:br w:type="page"/>
      </w:r>
    </w:p>
    <w:p w14:paraId="4DF227DE" w14:textId="69D164E2" w:rsidR="00094D8B" w:rsidRDefault="00094D8B" w:rsidP="00094D8B">
      <w:pPr>
        <w:pStyle w:val="Heading2"/>
      </w:pPr>
      <w:r>
        <w:lastRenderedPageBreak/>
        <w:t xml:space="preserve">Projection of </w:t>
      </w:r>
      <w:r w:rsidR="001D5725">
        <w:t>the SH Cashflows</w:t>
      </w:r>
    </w:p>
    <w:p w14:paraId="6650447A" w14:textId="77777777" w:rsidR="00E16B71" w:rsidRDefault="00E16B71" w:rsidP="00E16B71">
      <w:pPr>
        <w:jc w:val="left"/>
      </w:pPr>
      <w:r>
        <w:t>The computation logic for each month is described below.</w:t>
      </w:r>
    </w:p>
    <w:p w14:paraId="305FFB7A" w14:textId="77777777" w:rsidR="00E16B71" w:rsidRDefault="00E16B71" w:rsidP="00E16B71">
      <w:r>
        <w:t>==================================================================================</w:t>
      </w:r>
    </w:p>
    <w:p w14:paraId="53CDDCE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PART 3 — SH CASHFLOWS — COMPUTATION DEPENDENCY TREE</w:t>
      </w:r>
    </w:p>
    <w:p w14:paraId="1B9F77B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4FC13286" w14:textId="77777777" w:rsidR="00E16B71" w:rsidRPr="00E16B71" w:rsidRDefault="00E16B71" w:rsidP="00E16B71">
      <w:pPr>
        <w:spacing w:after="0" w:line="240" w:lineRule="auto"/>
        <w:jc w:val="left"/>
        <w:rPr>
          <w:rFonts w:ascii="Consolas" w:eastAsia="Arial" w:hAnsi="Consolas" w:cs="Arial"/>
          <w:sz w:val="18"/>
          <w:szCs w:val="18"/>
        </w:rPr>
      </w:pPr>
    </w:p>
    <w:p w14:paraId="41BC269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Legend:</w:t>
      </w:r>
    </w:p>
    <w:p w14:paraId="6A21DFA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(t-1)   = value from prior month</w:t>
      </w:r>
    </w:p>
    <w:p w14:paraId="308EC1B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[P1]    = variable computed in Part 1</w:t>
      </w:r>
    </w:p>
    <w:p w14:paraId="6FAB845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[P2]    = variable computed in Part 2</w:t>
      </w:r>
    </w:p>
    <w:p w14:paraId="21FFFFA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[input] = policy / param input</w:t>
      </w:r>
    </w:p>
    <w:p w14:paraId="74FF769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[table] = assumption table lookup</w:t>
      </w:r>
    </w:p>
    <w:p w14:paraId="07767A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BACK  = computed in a backward pass</w:t>
      </w:r>
    </w:p>
    <w:p w14:paraId="6738A2E6" w14:textId="77777777" w:rsidR="00E16B71" w:rsidRPr="00E16B71" w:rsidRDefault="00E16B71" w:rsidP="00E16B71">
      <w:pPr>
        <w:spacing w:after="0" w:line="240" w:lineRule="auto"/>
        <w:jc w:val="left"/>
        <w:rPr>
          <w:rFonts w:ascii="Consolas" w:eastAsia="Arial" w:hAnsi="Consolas" w:cs="Arial"/>
          <w:sz w:val="18"/>
          <w:szCs w:val="18"/>
        </w:rPr>
      </w:pPr>
    </w:p>
    <w:p w14:paraId="02CE3A0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C941A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PASS 1 — FORWARD  (t = 0 → T)</w:t>
      </w:r>
    </w:p>
    <w:p w14:paraId="18BBD8D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797B2B1D" w14:textId="77777777" w:rsidR="00E16B71" w:rsidRPr="00E16B71" w:rsidRDefault="00E16B71" w:rsidP="00E16B71">
      <w:pPr>
        <w:spacing w:after="0" w:line="240" w:lineRule="auto"/>
        <w:jc w:val="left"/>
        <w:rPr>
          <w:rFonts w:ascii="Consolas" w:eastAsia="Arial" w:hAnsi="Consolas" w:cs="Arial"/>
          <w:sz w:val="18"/>
          <w:szCs w:val="18"/>
        </w:rPr>
      </w:pPr>
    </w:p>
    <w:p w14:paraId="0531E46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PREMIUM INCOME ──</w:t>
      </w:r>
    </w:p>
    <w:p w14:paraId="661440C5" w14:textId="77777777" w:rsidR="00E16B71" w:rsidRPr="00E16B71" w:rsidRDefault="00E16B71" w:rsidP="00E16B71">
      <w:pPr>
        <w:spacing w:after="0" w:line="240" w:lineRule="auto"/>
        <w:jc w:val="left"/>
        <w:rPr>
          <w:rFonts w:ascii="Consolas" w:eastAsia="Arial" w:hAnsi="Consolas" w:cs="Arial"/>
          <w:sz w:val="18"/>
          <w:szCs w:val="18"/>
        </w:rPr>
      </w:pPr>
    </w:p>
    <w:p w14:paraId="3205C15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prem_inc_if(t)  [S3.1]</w:t>
      </w:r>
    </w:p>
    <w:p w14:paraId="21D74FD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basic_prem_if(t)  [S3.2]</w:t>
      </w:r>
    </w:p>
    <w:p w14:paraId="5C1FDE0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basic_prem_pp(t)                    ← [P1: S1.4]</w:t>
      </w:r>
    </w:p>
    <w:p w14:paraId="4D94847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no_pols_ifsm(t)                     ← [P2: S2.1]</w:t>
      </w:r>
    </w:p>
    <w:p w14:paraId="55AB64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topup_prem_if(t)  [S3.3]</w:t>
      </w:r>
    </w:p>
    <w:p w14:paraId="2B454CE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topup_prem_pp(t)                    ← [P1: S1.5]</w:t>
      </w:r>
    </w:p>
    <w:p w14:paraId="1CA41F6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no_pols_ifsm(t)                     ← [P2: S2.1]</w:t>
      </w:r>
    </w:p>
    <w:p w14:paraId="5F54571A" w14:textId="77777777" w:rsidR="00E16B71" w:rsidRPr="00E16B71" w:rsidRDefault="00E16B71" w:rsidP="00E16B71">
      <w:pPr>
        <w:spacing w:after="0" w:line="240" w:lineRule="auto"/>
        <w:jc w:val="left"/>
        <w:rPr>
          <w:rFonts w:ascii="Consolas" w:eastAsia="Arial" w:hAnsi="Consolas" w:cs="Arial"/>
          <w:sz w:val="18"/>
          <w:szCs w:val="18"/>
        </w:rPr>
      </w:pPr>
    </w:p>
    <w:p w14:paraId="419E673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OPERATIONAL EXPENSES ──</w:t>
      </w:r>
    </w:p>
    <w:p w14:paraId="74EBBDD1" w14:textId="77777777" w:rsidR="00E16B71" w:rsidRPr="00E16B71" w:rsidRDefault="00E16B71" w:rsidP="00E16B71">
      <w:pPr>
        <w:spacing w:after="0" w:line="240" w:lineRule="auto"/>
        <w:jc w:val="left"/>
        <w:rPr>
          <w:rFonts w:ascii="Consolas" w:eastAsia="Arial" w:hAnsi="Consolas" w:cs="Arial"/>
          <w:sz w:val="18"/>
          <w:szCs w:val="18"/>
        </w:rPr>
      </w:pPr>
    </w:p>
    <w:p w14:paraId="12DDE44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op_init_exp_if(t)  [S3.4]  (policy year 1 only)</w:t>
      </w:r>
    </w:p>
    <w:p w14:paraId="658B3A4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ie_fixed                                  ← [table: S3.5]</w:t>
      </w:r>
    </w:p>
    <w:p w14:paraId="2946AD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ie_pp_sen                                 ← [table: S3.6]</w:t>
      </w:r>
    </w:p>
    <w:p w14:paraId="1789312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ie_pc                                     ← [table: S3.7]</w:t>
      </w:r>
    </w:p>
    <w:p w14:paraId="0530A48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ie_pc_sen                                 ← [table: S3.8]</w:t>
      </w:r>
    </w:p>
    <w:p w14:paraId="3623A6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op_exp_sen                                ← [table: S3.9]</w:t>
      </w:r>
    </w:p>
    <w:p w14:paraId="10C3F52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no_pols_ifsm(t)                           ← [P2: S2.1]</w:t>
      </w:r>
    </w:p>
    <w:p w14:paraId="48A170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basic_prem_if(t)                          ← [S3.2]</w:t>
      </w:r>
    </w:p>
    <w:p w14:paraId="74741DAF" w14:textId="77777777" w:rsidR="00E16B71" w:rsidRPr="00E16B71" w:rsidRDefault="00E16B71" w:rsidP="00E16B71">
      <w:pPr>
        <w:spacing w:after="0" w:line="240" w:lineRule="auto"/>
        <w:jc w:val="left"/>
        <w:rPr>
          <w:rFonts w:ascii="Consolas" w:eastAsia="Arial" w:hAnsi="Consolas" w:cs="Arial"/>
          <w:sz w:val="18"/>
          <w:szCs w:val="18"/>
        </w:rPr>
      </w:pPr>
    </w:p>
    <w:p w14:paraId="25A3BA6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op_ren_exp_if(t)  [S3.10]  (policy year 2+ only)</w:t>
      </w:r>
    </w:p>
    <w:p w14:paraId="15322C8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re_fixed                                  ← [table: S3.11]</w:t>
      </w:r>
    </w:p>
    <w:p w14:paraId="40E2F23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re_pp_sen                                 ← [table: S3.12]</w:t>
      </w:r>
    </w:p>
    <w:p w14:paraId="5D73D4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re_pc                                     ← [table: S3.13]</w:t>
      </w:r>
    </w:p>
    <w:p w14:paraId="3FB27B0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re_pc_sen                                 ← [table: S3.14]</w:t>
      </w:r>
    </w:p>
    <w:p w14:paraId="3D26FD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op_exp_sen                                ← [table: S3.9]</w:t>
      </w:r>
    </w:p>
    <w:p w14:paraId="1BC7EF4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exp_inflation(t)  [S3.15]</w:t>
      </w:r>
    </w:p>
    <w:p w14:paraId="6033A97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inf_pc                              ← [table: S3.16]</w:t>
      </w:r>
    </w:p>
    <w:p w14:paraId="38FA4F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inf_sen                             ← [table: S3.17]</w:t>
      </w:r>
    </w:p>
    <w:p w14:paraId="75BB086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no_pols_ifsm(t)                           ← [P2: S2.1]</w:t>
      </w:r>
    </w:p>
    <w:p w14:paraId="233DEF3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basic_prem_if(t)                          ← [S3.2]</w:t>
      </w:r>
    </w:p>
    <w:p w14:paraId="1A1014BD" w14:textId="77777777" w:rsidR="00E16B71" w:rsidRPr="00E16B71" w:rsidRDefault="00E16B71" w:rsidP="00E16B71">
      <w:pPr>
        <w:spacing w:after="0" w:line="240" w:lineRule="auto"/>
        <w:jc w:val="left"/>
        <w:rPr>
          <w:rFonts w:ascii="Consolas" w:eastAsia="Arial" w:hAnsi="Consolas" w:cs="Arial"/>
          <w:sz w:val="18"/>
          <w:szCs w:val="18"/>
        </w:rPr>
      </w:pPr>
    </w:p>
    <w:p w14:paraId="75F849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INVESTMENT EXPENSE ──</w:t>
      </w:r>
    </w:p>
    <w:p w14:paraId="51329308" w14:textId="77777777" w:rsidR="00E16B71" w:rsidRPr="00E16B71" w:rsidRDefault="00E16B71" w:rsidP="00E16B71">
      <w:pPr>
        <w:spacing w:after="0" w:line="240" w:lineRule="auto"/>
        <w:jc w:val="left"/>
        <w:rPr>
          <w:rFonts w:ascii="Consolas" w:eastAsia="Arial" w:hAnsi="Consolas" w:cs="Arial"/>
          <w:sz w:val="18"/>
          <w:szCs w:val="18"/>
        </w:rPr>
      </w:pPr>
    </w:p>
    <w:p w14:paraId="1C3F87F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invt_exp_if(t)  [S3.18]</w:t>
      </w:r>
    </w:p>
    <w:p w14:paraId="4C50552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av_ad(t)                                  ← [P1: S1.43]</w:t>
      </w:r>
    </w:p>
    <w:p w14:paraId="40DF1F5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m_fme_pc(t)  [S3.19]</w:t>
      </w:r>
    </w:p>
    <w:p w14:paraId="4AC14D14" w14:textId="1BED989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ann_fme_pc</w:t>
      </w:r>
      <w:r w:rsidR="00C77154">
        <w:rPr>
          <w:rFonts w:ascii="Consolas" w:eastAsia="Courier New" w:hAnsi="Consolas" w:cs="Courier New"/>
          <w:sz w:val="18"/>
          <w:szCs w:val="18"/>
        </w:rPr>
        <w:t xml:space="preserve">   </w:t>
      </w:r>
      <w:r w:rsidRPr="00E16B71">
        <w:rPr>
          <w:rFonts w:ascii="Consolas" w:eastAsia="Courier New" w:hAnsi="Consolas" w:cs="Courier New"/>
          <w:sz w:val="18"/>
          <w:szCs w:val="18"/>
        </w:rPr>
        <w:t xml:space="preserve">                       ← [table: S3.20]</w:t>
      </w:r>
    </w:p>
    <w:p w14:paraId="74B6CC4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fme_sen                             ← [table: S3.21]</w:t>
      </w:r>
    </w:p>
    <w:p w14:paraId="23C6F19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no_pols_ifsm(t)                           ← [P2: S2.1]</w:t>
      </w:r>
    </w:p>
    <w:p w14:paraId="222E2F9A" w14:textId="77777777" w:rsidR="00E16B71" w:rsidRPr="00E16B71" w:rsidRDefault="00E16B71" w:rsidP="00E16B71">
      <w:pPr>
        <w:spacing w:after="0" w:line="240" w:lineRule="auto"/>
        <w:jc w:val="left"/>
        <w:rPr>
          <w:rFonts w:ascii="Consolas" w:eastAsia="Arial" w:hAnsi="Consolas" w:cs="Arial"/>
          <w:sz w:val="18"/>
          <w:szCs w:val="18"/>
        </w:rPr>
      </w:pPr>
    </w:p>
    <w:p w14:paraId="1C66FF9A" w14:textId="77777777" w:rsidR="00E16B71" w:rsidRDefault="00E16B71" w:rsidP="00E16B71">
      <w:pPr>
        <w:spacing w:after="0" w:line="240" w:lineRule="auto"/>
        <w:jc w:val="left"/>
        <w:rPr>
          <w:rFonts w:ascii="Consolas" w:eastAsia="Courier New" w:hAnsi="Consolas" w:cs="Courier New"/>
          <w:sz w:val="18"/>
          <w:szCs w:val="18"/>
        </w:rPr>
      </w:pPr>
    </w:p>
    <w:p w14:paraId="639E6B2A" w14:textId="77777777" w:rsidR="00E16B71" w:rsidRDefault="00E16B71" w:rsidP="00E16B71">
      <w:pPr>
        <w:spacing w:after="0" w:line="240" w:lineRule="auto"/>
        <w:jc w:val="left"/>
        <w:rPr>
          <w:rFonts w:ascii="Consolas" w:eastAsia="Courier New" w:hAnsi="Consolas" w:cs="Courier New"/>
          <w:sz w:val="18"/>
          <w:szCs w:val="18"/>
        </w:rPr>
      </w:pPr>
    </w:p>
    <w:p w14:paraId="4DDAB71A" w14:textId="77777777" w:rsidR="00E16B71" w:rsidRDefault="00E16B71" w:rsidP="00E16B71">
      <w:pPr>
        <w:spacing w:after="0" w:line="240" w:lineRule="auto"/>
        <w:jc w:val="left"/>
        <w:rPr>
          <w:rFonts w:ascii="Consolas" w:eastAsia="Courier New" w:hAnsi="Consolas" w:cs="Courier New"/>
          <w:sz w:val="18"/>
          <w:szCs w:val="18"/>
        </w:rPr>
      </w:pPr>
    </w:p>
    <w:p w14:paraId="60E4FE4F" w14:textId="4F821E8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 COMMISSIONS ──</w:t>
      </w:r>
    </w:p>
    <w:p w14:paraId="4BFD14F5" w14:textId="77777777" w:rsidR="00E16B71" w:rsidRPr="00E16B71" w:rsidRDefault="00E16B71" w:rsidP="00E16B71">
      <w:pPr>
        <w:spacing w:after="0" w:line="240" w:lineRule="auto"/>
        <w:jc w:val="left"/>
        <w:rPr>
          <w:rFonts w:ascii="Consolas" w:eastAsia="Arial" w:hAnsi="Consolas" w:cs="Arial"/>
          <w:sz w:val="18"/>
          <w:szCs w:val="18"/>
        </w:rPr>
      </w:pPr>
    </w:p>
    <w:p w14:paraId="4719E94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comm_if(t)  [S3.22]</w:t>
      </w:r>
    </w:p>
    <w:p w14:paraId="4817F0D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comm_basic_pc(t)                          ← [table: S3.23]</w:t>
      </w:r>
    </w:p>
    <w:p w14:paraId="597F0E9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comm_sen                                  ← [table: S3.24]</w:t>
      </w:r>
    </w:p>
    <w:p w14:paraId="7A60AB2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comm_topup_pc(t)                          ← [table: S3.25]</w:t>
      </w:r>
    </w:p>
    <w:p w14:paraId="6993A6C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basic_prem_if(t)                          ← [S3.2]</w:t>
      </w:r>
    </w:p>
    <w:p w14:paraId="6071FA6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topup_prem_if(t)                          ← [S3.3]</w:t>
      </w:r>
    </w:p>
    <w:p w14:paraId="0FA13B82" w14:textId="77777777" w:rsidR="00E16B71" w:rsidRPr="00E16B71" w:rsidRDefault="00E16B71" w:rsidP="00E16B71">
      <w:pPr>
        <w:spacing w:after="0" w:line="240" w:lineRule="auto"/>
        <w:jc w:val="left"/>
        <w:rPr>
          <w:rFonts w:ascii="Consolas" w:eastAsia="Arial" w:hAnsi="Consolas" w:cs="Arial"/>
          <w:sz w:val="18"/>
          <w:szCs w:val="18"/>
        </w:rPr>
      </w:pPr>
    </w:p>
    <w:p w14:paraId="3774B32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ovrd_if(t)  [S3.26]</w:t>
      </w:r>
    </w:p>
    <w:p w14:paraId="1308EF1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ovrd_pc(t)                                ← [table: S3.27]</w:t>
      </w:r>
    </w:p>
    <w:p w14:paraId="58C88FE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ovrd_sen                                  ← [table: S3.28]</w:t>
      </w:r>
    </w:p>
    <w:p w14:paraId="21468A1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basic_prem_if(t)                          ← [S3.2]</w:t>
      </w:r>
    </w:p>
    <w:p w14:paraId="2A2D162F" w14:textId="77777777" w:rsidR="00E16B71" w:rsidRPr="00E16B71" w:rsidRDefault="00E16B71" w:rsidP="00E16B71">
      <w:pPr>
        <w:spacing w:after="0" w:line="240" w:lineRule="auto"/>
        <w:jc w:val="left"/>
        <w:rPr>
          <w:rFonts w:ascii="Consolas" w:eastAsia="Arial" w:hAnsi="Consolas" w:cs="Arial"/>
          <w:sz w:val="18"/>
          <w:szCs w:val="18"/>
        </w:rPr>
      </w:pPr>
    </w:p>
    <w:p w14:paraId="1EB8E3E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TERMINATION OUTGOS ──</w:t>
      </w:r>
    </w:p>
    <w:p w14:paraId="360B5B00" w14:textId="77777777" w:rsidR="00E16B71" w:rsidRPr="00E16B71" w:rsidRDefault="00E16B71" w:rsidP="00E16B71">
      <w:pPr>
        <w:spacing w:after="0" w:line="240" w:lineRule="auto"/>
        <w:jc w:val="left"/>
        <w:rPr>
          <w:rFonts w:ascii="Consolas" w:eastAsia="Arial" w:hAnsi="Consolas" w:cs="Arial"/>
          <w:sz w:val="18"/>
          <w:szCs w:val="18"/>
        </w:rPr>
      </w:pPr>
    </w:p>
    <w:p w14:paraId="6CAED92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death_outgo(t)  [S3.29]</w:t>
      </w:r>
    </w:p>
    <w:p w14:paraId="0ACE8CC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death_ben_pp(t)  [S3.30]</w:t>
      </w:r>
    </w:p>
    <w:p w14:paraId="30FCA59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current_db_opt(t)                   ← [P1: S1.40]</w:t>
      </w:r>
    </w:p>
    <w:p w14:paraId="676A254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sum_assd                            ← [input: S1.38]</w:t>
      </w:r>
    </w:p>
    <w:p w14:paraId="6E257C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lien_pc(t)                          ← [P1: S1.39]</w:t>
      </w:r>
    </w:p>
    <w:p w14:paraId="2F3918C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bav_bval_bb(t)                      ← [P1: S1.44]</w:t>
      </w:r>
    </w:p>
    <w:p w14:paraId="3C796C7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tuav_bval_bb(t)                     ← [P1: S1.52]</w:t>
      </w:r>
    </w:p>
    <w:p w14:paraId="194375C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no_deaths(t)                              ← [P2: S2.3]</w:t>
      </w:r>
    </w:p>
    <w:p w14:paraId="4C0993D4" w14:textId="77777777" w:rsidR="00E16B71" w:rsidRPr="00E16B71" w:rsidRDefault="00E16B71" w:rsidP="00E16B71">
      <w:pPr>
        <w:spacing w:after="0" w:line="240" w:lineRule="auto"/>
        <w:jc w:val="left"/>
        <w:rPr>
          <w:rFonts w:ascii="Consolas" w:eastAsia="Arial" w:hAnsi="Consolas" w:cs="Arial"/>
          <w:sz w:val="18"/>
          <w:szCs w:val="18"/>
        </w:rPr>
      </w:pPr>
    </w:p>
    <w:p w14:paraId="26790BA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surr_outgo(t)  [S3.31]</w:t>
      </w:r>
    </w:p>
    <w:p w14:paraId="0CBFCA4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surr_ben_pp(t)  [S3.32]</w:t>
      </w:r>
    </w:p>
    <w:p w14:paraId="34BFAE6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bav_bval_bb(t)                      ← [P1: S1.44]</w:t>
      </w:r>
    </w:p>
    <w:p w14:paraId="3892907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tuav_bval_bb(t)                     ← [P1: S1.52]</w:t>
      </w:r>
    </w:p>
    <w:p w14:paraId="69BDFAE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surr_chg_pp(t)  [S3.33]</w:t>
      </w:r>
    </w:p>
    <w:p w14:paraId="384F548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surr_chg_pc(t)                ← [table: S3.34]</w:t>
      </w:r>
    </w:p>
    <w:p w14:paraId="566B568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ACP                           ← [input]</w:t>
      </w:r>
    </w:p>
    <w:p w14:paraId="6EE3407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bav_bval_bb(t)                ← [P1: S1.44]</w:t>
      </w:r>
    </w:p>
    <w:p w14:paraId="1F2C59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no_surrs(t)                               ← [P2: S2.4]</w:t>
      </w:r>
    </w:p>
    <w:p w14:paraId="0375B938" w14:textId="77777777" w:rsidR="00E16B71" w:rsidRPr="00E16B71" w:rsidRDefault="00E16B71" w:rsidP="00E16B71">
      <w:pPr>
        <w:spacing w:after="0" w:line="240" w:lineRule="auto"/>
        <w:jc w:val="left"/>
        <w:rPr>
          <w:rFonts w:ascii="Consolas" w:eastAsia="Arial" w:hAnsi="Consolas" w:cs="Arial"/>
          <w:sz w:val="18"/>
          <w:szCs w:val="18"/>
        </w:rPr>
      </w:pPr>
    </w:p>
    <w:p w14:paraId="564F582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mat_outgo(t)  [S3.35]</w:t>
      </w:r>
    </w:p>
    <w:p w14:paraId="3CF4F26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av_ab(t)                                  ← [P1: S1.81]</w:t>
      </w:r>
    </w:p>
    <w:p w14:paraId="1C055D4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no_mats(t)                                ← [P2: S2.5]</w:t>
      </w:r>
    </w:p>
    <w:p w14:paraId="14D71A53" w14:textId="77777777" w:rsidR="00E16B71" w:rsidRPr="00E16B71" w:rsidRDefault="00E16B71" w:rsidP="00E16B71">
      <w:pPr>
        <w:spacing w:after="0" w:line="240" w:lineRule="auto"/>
        <w:jc w:val="left"/>
        <w:rPr>
          <w:rFonts w:ascii="Consolas" w:eastAsia="Arial" w:hAnsi="Consolas" w:cs="Arial"/>
          <w:sz w:val="18"/>
          <w:szCs w:val="18"/>
        </w:rPr>
      </w:pPr>
    </w:p>
    <w:p w14:paraId="1B198CD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COST OF GUARANTEE AT TERMINATION ──</w:t>
      </w:r>
    </w:p>
    <w:p w14:paraId="3E3DC24B" w14:textId="77777777" w:rsidR="00E16B71" w:rsidRPr="00E16B71" w:rsidRDefault="00E16B71" w:rsidP="00E16B71">
      <w:pPr>
        <w:spacing w:after="0" w:line="240" w:lineRule="auto"/>
        <w:jc w:val="left"/>
        <w:rPr>
          <w:rFonts w:ascii="Consolas" w:eastAsia="Arial" w:hAnsi="Consolas" w:cs="Arial"/>
          <w:sz w:val="18"/>
          <w:szCs w:val="18"/>
        </w:rPr>
      </w:pPr>
    </w:p>
    <w:p w14:paraId="6253801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cog_term_adj(t)  [S3.36]</w:t>
      </w:r>
    </w:p>
    <w:p w14:paraId="3865480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cog_death(t)  [S3.37]</w:t>
      </w:r>
    </w:p>
    <w:p w14:paraId="2088CFF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g_death_ben_pp(t)  [S3.38]</w:t>
      </w:r>
    </w:p>
    <w:p w14:paraId="3B9F230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current_db_opt(t)             ← [P1: S1.40]</w:t>
      </w:r>
    </w:p>
    <w:p w14:paraId="630EA2E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sum_assd                      ← [input]</w:t>
      </w:r>
    </w:p>
    <w:p w14:paraId="438C1A9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lien_pc(t)                    ← [P1: S1.39]</w:t>
      </w:r>
    </w:p>
    <w:p w14:paraId="70E5B05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g_bav_bval(t)                 ← [P1: S1.60]</w:t>
      </w:r>
    </w:p>
    <w:p w14:paraId="36AA88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g_tuav_bval(t)                ← [P1: S1.61]</w:t>
      </w:r>
    </w:p>
    <w:p w14:paraId="4749CF3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death_ben_pp(t)                     ← [S3.30]</w:t>
      </w:r>
    </w:p>
    <w:p w14:paraId="759FCC5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no_deaths(t)                        ← [P2: S2.3]</w:t>
      </w:r>
    </w:p>
    <w:p w14:paraId="0E702C5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cog_surr(t)  [S3.39]</w:t>
      </w:r>
    </w:p>
    <w:p w14:paraId="006282C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g_surr_ben_pp(t)  [S3.40]</w:t>
      </w:r>
    </w:p>
    <w:p w14:paraId="5E40502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g_bav_bval(t)                 ← [P1: S1.60]</w:t>
      </w:r>
    </w:p>
    <w:p w14:paraId="644FE10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g_tuav_bval(t)                ← [P1: S1.61]</w:t>
      </w:r>
    </w:p>
    <w:p w14:paraId="6778B13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surr_chg_pc(t)                ← [table: S3.34]</w:t>
      </w:r>
    </w:p>
    <w:p w14:paraId="1C34805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ACP                           ← [input]</w:t>
      </w:r>
    </w:p>
    <w:p w14:paraId="252CB49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surr_ben_pp(t)                      ← [S3.32]</w:t>
      </w:r>
    </w:p>
    <w:p w14:paraId="3F18F20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no_surrs(t)                         ← [P2: S2.4]</w:t>
      </w:r>
    </w:p>
    <w:p w14:paraId="3B09C2F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cog_mat(t)  [S3.41]</w:t>
      </w:r>
    </w:p>
    <w:p w14:paraId="0089886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g_bav_ab(t)                         ← [P1: S1.64]</w:t>
      </w:r>
    </w:p>
    <w:p w14:paraId="3743796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g_tuav_ab(t)                        ← [P1: S1.65]</w:t>
      </w:r>
    </w:p>
    <w:p w14:paraId="3294C93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av_ab(t)                            ← [P1: S1.81]</w:t>
      </w:r>
    </w:p>
    <w:p w14:paraId="10F851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no_mats(t)                          ← [P2: S2.5]</w:t>
      </w:r>
    </w:p>
    <w:p w14:paraId="214CDBB2" w14:textId="77777777" w:rsidR="00E16B71" w:rsidRPr="00E16B71" w:rsidRDefault="00E16B71" w:rsidP="00E16B71">
      <w:pPr>
        <w:spacing w:after="0" w:line="240" w:lineRule="auto"/>
        <w:jc w:val="left"/>
        <w:rPr>
          <w:rFonts w:ascii="Consolas" w:eastAsia="Arial" w:hAnsi="Consolas" w:cs="Arial"/>
          <w:sz w:val="18"/>
          <w:szCs w:val="18"/>
        </w:rPr>
      </w:pPr>
    </w:p>
    <w:p w14:paraId="0FC06FAB" w14:textId="77777777" w:rsidR="00E16B71" w:rsidRDefault="00E16B71" w:rsidP="00E16B71">
      <w:pPr>
        <w:spacing w:after="0" w:line="240" w:lineRule="auto"/>
        <w:jc w:val="left"/>
        <w:rPr>
          <w:rFonts w:ascii="Consolas" w:eastAsia="Courier New" w:hAnsi="Consolas" w:cs="Courier New"/>
          <w:sz w:val="18"/>
          <w:szCs w:val="18"/>
        </w:rPr>
      </w:pPr>
    </w:p>
    <w:p w14:paraId="1C94EF71" w14:textId="5AAF3CE8"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 RESERVES AND INVESTMENT INCOME ──</w:t>
      </w:r>
    </w:p>
    <w:p w14:paraId="18B2893C" w14:textId="77777777" w:rsidR="00E16B71" w:rsidRPr="00E16B71" w:rsidRDefault="00E16B71" w:rsidP="00E16B71">
      <w:pPr>
        <w:spacing w:after="0" w:line="240" w:lineRule="auto"/>
        <w:jc w:val="left"/>
        <w:rPr>
          <w:rFonts w:ascii="Consolas" w:eastAsia="Arial" w:hAnsi="Consolas" w:cs="Arial"/>
          <w:sz w:val="18"/>
          <w:szCs w:val="18"/>
        </w:rPr>
      </w:pPr>
    </w:p>
    <w:p w14:paraId="14478BB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unit_res_bgn(t)  [S3.42]</w:t>
      </w:r>
    </w:p>
    <w:p w14:paraId="17C7481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av_ab(t-1)                                ← (t-1) [P1: S1.81]</w:t>
      </w:r>
    </w:p>
    <w:p w14:paraId="5326649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is_inforce_bgn(t)                         ← [P1: S1.1]</w:t>
      </w:r>
    </w:p>
    <w:p w14:paraId="02ECD4F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no_pols_ifsm(t)                           ← [P2: S2.1]</w:t>
      </w:r>
    </w:p>
    <w:p w14:paraId="52B2A361" w14:textId="77777777" w:rsidR="00E16B71" w:rsidRPr="00E16B71" w:rsidRDefault="00E16B71" w:rsidP="00E16B71">
      <w:pPr>
        <w:spacing w:after="0" w:line="240" w:lineRule="auto"/>
        <w:jc w:val="left"/>
        <w:rPr>
          <w:rFonts w:ascii="Consolas" w:eastAsia="Arial" w:hAnsi="Consolas" w:cs="Arial"/>
          <w:sz w:val="18"/>
          <w:szCs w:val="18"/>
        </w:rPr>
      </w:pPr>
    </w:p>
    <w:p w14:paraId="2A329B0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unit_res_end(t)  [S3.43]</w:t>
      </w:r>
    </w:p>
    <w:p w14:paraId="7273384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av_ab(t)                                  ← [P1: S1.81]</w:t>
      </w:r>
    </w:p>
    <w:p w14:paraId="4942237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no_pols_if(t)                             ← [P2: S2.2]</w:t>
      </w:r>
    </w:p>
    <w:p w14:paraId="0956ED2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pol_term × 12)</w:t>
      </w:r>
    </w:p>
    <w:p w14:paraId="66D422F1" w14:textId="77777777" w:rsidR="00E16B71" w:rsidRPr="00E16B71" w:rsidRDefault="00E16B71" w:rsidP="00E16B71">
      <w:pPr>
        <w:spacing w:after="0" w:line="240" w:lineRule="auto"/>
        <w:jc w:val="left"/>
        <w:rPr>
          <w:rFonts w:ascii="Consolas" w:eastAsia="Arial" w:hAnsi="Consolas" w:cs="Arial"/>
          <w:sz w:val="18"/>
          <w:szCs w:val="18"/>
        </w:rPr>
      </w:pPr>
    </w:p>
    <w:p w14:paraId="734D5F7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unit_inc(t)  [S3.44]</w:t>
      </w:r>
    </w:p>
    <w:p w14:paraId="7A54A2A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av_ad(t)                                  ← [P1: S1.43]</w:t>
      </w:r>
    </w:p>
    <w:p w14:paraId="1BF20BF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m_ulp_fer(t)                              ← [P1: S1.46]</w:t>
      </w:r>
    </w:p>
    <w:p w14:paraId="2FC2987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no_pols_ifsm(t)                           ← [P2: S2.1]</w:t>
      </w:r>
    </w:p>
    <w:p w14:paraId="5760DA5C" w14:textId="77777777" w:rsidR="00E16B71" w:rsidRPr="00E16B71" w:rsidRDefault="00E16B71" w:rsidP="00E16B71">
      <w:pPr>
        <w:spacing w:after="0" w:line="240" w:lineRule="auto"/>
        <w:jc w:val="left"/>
        <w:rPr>
          <w:rFonts w:ascii="Consolas" w:eastAsia="Arial" w:hAnsi="Consolas" w:cs="Arial"/>
          <w:sz w:val="18"/>
          <w:szCs w:val="18"/>
        </w:rPr>
      </w:pPr>
    </w:p>
    <w:p w14:paraId="39A5EB4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non_unit_inc(t)  [S3.45]</w:t>
      </w:r>
    </w:p>
    <w:p w14:paraId="2D4056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basic_alloc_chg_pp(t)                     ← [P1: S1.6]</w:t>
      </w:r>
    </w:p>
    <w:p w14:paraId="1856115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topup_alloc_chg_pp(t)                     ← [P1: S1.8]</w:t>
      </w:r>
    </w:p>
    <w:p w14:paraId="38E3D98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tot_dedn_act(t)                           ← [P1: S1.27]</w:t>
      </w:r>
    </w:p>
    <w:p w14:paraId="181CB5E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no_pols_ifsm(t)                           ← [P2: S2.1]</w:t>
      </w:r>
    </w:p>
    <w:p w14:paraId="207A6E8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op_init_exp_if(t)                         ← [S3.4]</w:t>
      </w:r>
    </w:p>
    <w:p w14:paraId="13EEF93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op_ren_exp_if(t)                          ← [S3.10]</w:t>
      </w:r>
    </w:p>
    <w:p w14:paraId="51DAF04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invt_exp_if(t)                            ← [S3.18]</w:t>
      </w:r>
    </w:p>
    <w:p w14:paraId="574154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comm_if(t)                                ← [S3.22]</w:t>
      </w:r>
    </w:p>
    <w:p w14:paraId="004512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ovrd_if(t)                                ← [S3.26]</w:t>
      </w:r>
    </w:p>
    <w:p w14:paraId="74D694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m_sh_fer(t)  [S3.46]</w:t>
      </w:r>
    </w:p>
    <w:p w14:paraId="66FD525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ann_sh_fer(t)                       ← [table: S3.47]</w:t>
      </w:r>
    </w:p>
    <w:p w14:paraId="1F4BA24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sh_fer_sen                          ← [table: S3.48]</w:t>
      </w:r>
    </w:p>
    <w:p w14:paraId="339C4D4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is_inforce_bgn(t)                         ← [P1: S1.1]</w:t>
      </w:r>
    </w:p>
    <w:p w14:paraId="0E4CDF48" w14:textId="77777777" w:rsidR="00E16B71" w:rsidRPr="00E16B71" w:rsidRDefault="00E16B71" w:rsidP="00E16B71">
      <w:pPr>
        <w:spacing w:after="0" w:line="240" w:lineRule="auto"/>
        <w:jc w:val="left"/>
        <w:rPr>
          <w:rFonts w:ascii="Consolas" w:eastAsia="Arial" w:hAnsi="Consolas" w:cs="Arial"/>
          <w:sz w:val="18"/>
          <w:szCs w:val="18"/>
        </w:rPr>
      </w:pPr>
    </w:p>
    <w:p w14:paraId="361E7BC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CASHFLOW BEFORE ZEROISING RESERVE ──</w:t>
      </w:r>
    </w:p>
    <w:p w14:paraId="4A7EC0EE" w14:textId="77777777" w:rsidR="00E16B71" w:rsidRPr="00E16B71" w:rsidRDefault="00E16B71" w:rsidP="00E16B71">
      <w:pPr>
        <w:spacing w:after="0" w:line="240" w:lineRule="auto"/>
        <w:jc w:val="left"/>
        <w:rPr>
          <w:rFonts w:ascii="Consolas" w:eastAsia="Arial" w:hAnsi="Consolas" w:cs="Arial"/>
          <w:sz w:val="18"/>
          <w:szCs w:val="18"/>
        </w:rPr>
      </w:pPr>
    </w:p>
    <w:p w14:paraId="7BBC432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cf_before_zv(t)  [S3.49]</w:t>
      </w:r>
    </w:p>
    <w:p w14:paraId="0069F1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unit_res_bgn(t)                           ← [S3.42]</w:t>
      </w:r>
    </w:p>
    <w:p w14:paraId="7B65D2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prem_inc_if(t)                            ← [S3.1]</w:t>
      </w:r>
    </w:p>
    <w:p w14:paraId="0C37E5F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unit_inc(t)                               ← [S3.44]</w:t>
      </w:r>
    </w:p>
    <w:p w14:paraId="577CE64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non_unit_inc(t)                           ← [S3.45]</w:t>
      </w:r>
    </w:p>
    <w:p w14:paraId="6D9C081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op_init_exp_if(t)                         ← [S3.4]</w:t>
      </w:r>
    </w:p>
    <w:p w14:paraId="15EE43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op_ren_exp_if(t)                          ← [S3.10]</w:t>
      </w:r>
    </w:p>
    <w:p w14:paraId="70ACD2C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invt_exp_if(t)                            ← [S3.18]</w:t>
      </w:r>
    </w:p>
    <w:p w14:paraId="311F60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comm_if(t)                                ← [S3.22]</w:t>
      </w:r>
    </w:p>
    <w:p w14:paraId="1BCFB0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ovrd_if(t)                                ← [S3.26]</w:t>
      </w:r>
    </w:p>
    <w:p w14:paraId="09A541B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death_outgo(t)                            ← [S3.29]</w:t>
      </w:r>
    </w:p>
    <w:p w14:paraId="23D73E9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surr_outgo(t)                             ← [S3.31]</w:t>
      </w:r>
    </w:p>
    <w:p w14:paraId="1388B4F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mat_outgo(t)                              ← [S3.35]</w:t>
      </w:r>
    </w:p>
    <w:p w14:paraId="7E9261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cog_term_adj(t)                           ← [S3.36]</w:t>
      </w:r>
    </w:p>
    <w:p w14:paraId="50A3532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unit_res_end(t)                           ← [S3.43]</w:t>
      </w:r>
    </w:p>
    <w:p w14:paraId="24BA923B" w14:textId="77777777" w:rsidR="00E16B71" w:rsidRPr="00E16B71" w:rsidRDefault="00E16B71" w:rsidP="00E16B71">
      <w:pPr>
        <w:spacing w:after="0" w:line="240" w:lineRule="auto"/>
        <w:jc w:val="left"/>
        <w:rPr>
          <w:rFonts w:ascii="Consolas" w:eastAsia="Arial" w:hAnsi="Consolas" w:cs="Arial"/>
          <w:sz w:val="18"/>
          <w:szCs w:val="18"/>
        </w:rPr>
      </w:pPr>
    </w:p>
    <w:p w14:paraId="2488B3B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2B62EB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PASS 2 — BACKWARD  (t = T → 0)   ◄ BACK</w:t>
      </w:r>
    </w:p>
    <w:p w14:paraId="0CE47DE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4BDEF7D" w14:textId="77777777" w:rsidR="00E16B71" w:rsidRPr="00E16B71" w:rsidRDefault="00E16B71" w:rsidP="00E16B71">
      <w:pPr>
        <w:spacing w:after="0" w:line="240" w:lineRule="auto"/>
        <w:jc w:val="left"/>
        <w:rPr>
          <w:rFonts w:ascii="Consolas" w:eastAsia="Arial" w:hAnsi="Consolas" w:cs="Arial"/>
          <w:sz w:val="18"/>
          <w:szCs w:val="18"/>
        </w:rPr>
      </w:pPr>
    </w:p>
    <w:p w14:paraId="7599649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zeroising_res_if(t)  [S3.50]  ◄ BACK</w:t>
      </w:r>
    </w:p>
    <w:p w14:paraId="18B4574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zeroising_res_if(t+1)                     ← (t+1)  [S3.50]</w:t>
      </w:r>
    </w:p>
    <w:p w14:paraId="5984628E" w14:textId="14FAFD36"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cf_before_zv(t+1)                         ← (t+1)  [S3.49](fully populated in Pass 1)</w:t>
      </w:r>
    </w:p>
    <w:p w14:paraId="46C5CAC9" w14:textId="1C667BF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m_vir(t</w:t>
      </w:r>
      <w:r w:rsidR="003C3815">
        <w:rPr>
          <w:rFonts w:ascii="Consolas" w:eastAsia="Courier New" w:hAnsi="Consolas" w:cs="Courier New"/>
          <w:sz w:val="18"/>
          <w:szCs w:val="18"/>
        </w:rPr>
        <w:t>+1</w:t>
      </w:r>
      <w:r w:rsidRPr="00E16B71">
        <w:rPr>
          <w:rFonts w:ascii="Consolas" w:eastAsia="Courier New" w:hAnsi="Consolas" w:cs="Courier New"/>
          <w:sz w:val="18"/>
          <w:szCs w:val="18"/>
        </w:rPr>
        <w:t>)  [S3.51]</w:t>
      </w:r>
    </w:p>
    <w:p w14:paraId="2D015BC2" w14:textId="717BD0A5"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ann_vir(t</w:t>
      </w:r>
      <w:r w:rsidR="003C3815">
        <w:rPr>
          <w:rFonts w:ascii="Consolas" w:eastAsia="Courier New" w:hAnsi="Consolas" w:cs="Courier New"/>
          <w:sz w:val="18"/>
          <w:szCs w:val="18"/>
        </w:rPr>
        <w:t>+1</w:t>
      </w:r>
      <w:r w:rsidRPr="00E16B71">
        <w:rPr>
          <w:rFonts w:ascii="Consolas" w:eastAsia="Courier New" w:hAnsi="Consolas" w:cs="Courier New"/>
          <w:sz w:val="18"/>
          <w:szCs w:val="18"/>
        </w:rPr>
        <w:t>)                        ← [table: S3.52]</w:t>
      </w:r>
    </w:p>
    <w:p w14:paraId="2829FA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vir_sen                             ← [table: S3.53]</w:t>
      </w:r>
    </w:p>
    <w:p w14:paraId="6D6A464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is_inforce_end(t)                         ← [P1: S1.2]</w:t>
      </w:r>
    </w:p>
    <w:p w14:paraId="2117A45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pol_term × 12)</w:t>
      </w:r>
    </w:p>
    <w:p w14:paraId="230818BD" w14:textId="77777777" w:rsidR="00E16B71" w:rsidRPr="00E16B71" w:rsidRDefault="00E16B71" w:rsidP="00E16B71">
      <w:pPr>
        <w:spacing w:after="0" w:line="240" w:lineRule="auto"/>
        <w:jc w:val="left"/>
        <w:rPr>
          <w:rFonts w:ascii="Consolas" w:eastAsia="Arial" w:hAnsi="Consolas" w:cs="Arial"/>
          <w:sz w:val="18"/>
          <w:szCs w:val="18"/>
        </w:rPr>
      </w:pPr>
    </w:p>
    <w:p w14:paraId="5416CCC9" w14:textId="77777777" w:rsidR="00E16B71" w:rsidRDefault="00E16B71" w:rsidP="00E16B71">
      <w:pPr>
        <w:spacing w:after="0" w:line="240" w:lineRule="auto"/>
        <w:jc w:val="left"/>
        <w:rPr>
          <w:rFonts w:ascii="Consolas" w:eastAsia="Courier New" w:hAnsi="Consolas" w:cs="Courier New"/>
          <w:sz w:val="18"/>
          <w:szCs w:val="18"/>
        </w:rPr>
      </w:pPr>
    </w:p>
    <w:p w14:paraId="6C15CB52" w14:textId="77777777" w:rsidR="00E16B71" w:rsidRDefault="00E16B71" w:rsidP="00E16B71">
      <w:pPr>
        <w:spacing w:after="0" w:line="240" w:lineRule="auto"/>
        <w:jc w:val="left"/>
        <w:rPr>
          <w:rFonts w:ascii="Consolas" w:eastAsia="Courier New" w:hAnsi="Consolas" w:cs="Courier New"/>
          <w:sz w:val="18"/>
          <w:szCs w:val="18"/>
        </w:rPr>
      </w:pPr>
    </w:p>
    <w:p w14:paraId="4434BEAC" w14:textId="77777777" w:rsidR="003C3815" w:rsidRDefault="003C3815" w:rsidP="00E16B71">
      <w:pPr>
        <w:spacing w:after="0" w:line="240" w:lineRule="auto"/>
        <w:jc w:val="left"/>
        <w:rPr>
          <w:rFonts w:ascii="Consolas" w:eastAsia="Courier New" w:hAnsi="Consolas" w:cs="Courier New"/>
          <w:sz w:val="18"/>
          <w:szCs w:val="18"/>
        </w:rPr>
      </w:pPr>
    </w:p>
    <w:p w14:paraId="08A9C58F" w14:textId="09BB28B8"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w:t>
      </w:r>
    </w:p>
    <w:p w14:paraId="740CA99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PASS 3 — FORWARD  (t = 0 → T)   resumes after backward pass</w:t>
      </w:r>
    </w:p>
    <w:p w14:paraId="24D2A08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F654E5C" w14:textId="77777777" w:rsidR="00E16B71" w:rsidRPr="00E16B71" w:rsidRDefault="00E16B71" w:rsidP="00E16B71">
      <w:pPr>
        <w:spacing w:after="0" w:line="240" w:lineRule="auto"/>
        <w:jc w:val="left"/>
        <w:rPr>
          <w:rFonts w:ascii="Consolas" w:eastAsia="Arial" w:hAnsi="Consolas" w:cs="Arial"/>
          <w:sz w:val="18"/>
          <w:szCs w:val="18"/>
        </w:rPr>
      </w:pPr>
    </w:p>
    <w:p w14:paraId="2C7BE7C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cf_after_zv(t)  [S3.54]</w:t>
      </w:r>
    </w:p>
    <w:p w14:paraId="28788F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cf_before_zv(t)                           ← [S3.49]</w:t>
      </w:r>
    </w:p>
    <w:p w14:paraId="341858F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zeroising_res_if(t)                       ← [S3.50]  ◄ BACK</w:t>
      </w:r>
    </w:p>
    <w:p w14:paraId="251972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zeroising_res_if(t-1)                     ← (t-1) [S3.50]</w:t>
      </w:r>
    </w:p>
    <w:p w14:paraId="5C50BE6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m_vir(t)                                  ← [S3.51]</w:t>
      </w:r>
    </w:p>
    <w:p w14:paraId="20A606D5" w14:textId="77777777" w:rsidR="00E16B71" w:rsidRPr="00E16B71" w:rsidRDefault="00E16B71" w:rsidP="00E16B71">
      <w:pPr>
        <w:spacing w:after="0" w:line="240" w:lineRule="auto"/>
        <w:jc w:val="left"/>
        <w:rPr>
          <w:rFonts w:ascii="Consolas" w:eastAsia="Arial" w:hAnsi="Consolas" w:cs="Arial"/>
          <w:sz w:val="18"/>
          <w:szCs w:val="18"/>
        </w:rPr>
      </w:pPr>
    </w:p>
    <w:p w14:paraId="1C60EBC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op_tax(t)  [S3.55]</w:t>
      </w:r>
    </w:p>
    <w:p w14:paraId="4D42E9D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tax_pc                                    ← [table: S3.56]</w:t>
      </w:r>
    </w:p>
    <w:p w14:paraId="1B10E8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cf_after_zv(t)                            ← [S3.54]</w:t>
      </w:r>
    </w:p>
    <w:p w14:paraId="72BAB79E" w14:textId="77777777" w:rsidR="00E16B71" w:rsidRPr="00E16B71" w:rsidRDefault="00E16B71" w:rsidP="00E16B71">
      <w:pPr>
        <w:spacing w:after="0" w:line="240" w:lineRule="auto"/>
        <w:jc w:val="left"/>
        <w:rPr>
          <w:rFonts w:ascii="Consolas" w:eastAsia="Arial" w:hAnsi="Consolas" w:cs="Arial"/>
          <w:sz w:val="18"/>
          <w:szCs w:val="18"/>
        </w:rPr>
      </w:pPr>
    </w:p>
    <w:p w14:paraId="00231DE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cf_after_tax(t)  [S3.57]</w:t>
      </w:r>
    </w:p>
    <w:p w14:paraId="5E3E601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cf_after_zv(t)                            ← [S3.54]</w:t>
      </w:r>
    </w:p>
    <w:p w14:paraId="19F9F96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op_tax(t)                                 ← [S3.55]</w:t>
      </w:r>
    </w:p>
    <w:p w14:paraId="25E29800" w14:textId="77777777" w:rsidR="00E16B71" w:rsidRPr="00E16B71" w:rsidRDefault="00E16B71" w:rsidP="00E16B71">
      <w:pPr>
        <w:spacing w:after="0" w:line="240" w:lineRule="auto"/>
        <w:jc w:val="left"/>
        <w:rPr>
          <w:rFonts w:ascii="Consolas" w:eastAsia="Arial" w:hAnsi="Consolas" w:cs="Arial"/>
          <w:sz w:val="18"/>
          <w:szCs w:val="18"/>
        </w:rPr>
      </w:pPr>
    </w:p>
    <w:p w14:paraId="00EE03D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tot_res_if(t)  [S3.58]</w:t>
      </w:r>
    </w:p>
    <w:p w14:paraId="4615AEF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unit_res_end(t)                           ← [S3.43]</w:t>
      </w:r>
    </w:p>
    <w:p w14:paraId="48E5F02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zeroising_res_if(t)                       ← [S3.50]  ◄ BACK</w:t>
      </w:r>
    </w:p>
    <w:p w14:paraId="383A0259" w14:textId="77777777" w:rsidR="00E16B71" w:rsidRPr="00E16B71" w:rsidRDefault="00E16B71" w:rsidP="00E16B71">
      <w:pPr>
        <w:spacing w:after="0" w:line="240" w:lineRule="auto"/>
        <w:jc w:val="left"/>
        <w:rPr>
          <w:rFonts w:ascii="Consolas" w:eastAsia="Arial" w:hAnsi="Consolas" w:cs="Arial"/>
          <w:sz w:val="18"/>
          <w:szCs w:val="18"/>
        </w:rPr>
      </w:pPr>
    </w:p>
    <w:p w14:paraId="2478DA7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solv_cap_req(t)  [S3.59]</w:t>
      </w:r>
    </w:p>
    <w:p w14:paraId="4B60C6D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solv_marg_res                             ← [table: S3.60]</w:t>
      </w:r>
    </w:p>
    <w:p w14:paraId="5AB8086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solv_marg_sar                             ← [table: S3.61]</w:t>
      </w:r>
    </w:p>
    <w:p w14:paraId="612663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tot_res_if(t)                             ← [S3.58]</w:t>
      </w:r>
    </w:p>
    <w:p w14:paraId="18D2852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death_ben_pp(t)                           ← [S3.30]</w:t>
      </w:r>
    </w:p>
    <w:p w14:paraId="5F4A2D6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no_pols_if(t)                             ← [P2: S2.2]</w:t>
      </w:r>
    </w:p>
    <w:p w14:paraId="3BBC061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is_inforce_end(t)                         ← [P1: S1.2]</w:t>
      </w:r>
    </w:p>
    <w:p w14:paraId="37431D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pol_term × 12)</w:t>
      </w:r>
    </w:p>
    <w:p w14:paraId="24C2A88E" w14:textId="77777777" w:rsidR="00E16B71" w:rsidRPr="00E16B71" w:rsidRDefault="00E16B71" w:rsidP="00E16B71">
      <w:pPr>
        <w:spacing w:after="0" w:line="240" w:lineRule="auto"/>
        <w:jc w:val="left"/>
        <w:rPr>
          <w:rFonts w:ascii="Consolas" w:eastAsia="Arial" w:hAnsi="Consolas" w:cs="Arial"/>
          <w:sz w:val="18"/>
          <w:szCs w:val="18"/>
        </w:rPr>
      </w:pPr>
    </w:p>
    <w:p w14:paraId="5AC9105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scr_inv_inc(t)  [S3.62]</w:t>
      </w:r>
    </w:p>
    <w:p w14:paraId="6E8417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solv_cap_req(t-1)                         ← (t-1) [S3.59]</w:t>
      </w:r>
    </w:p>
    <w:p w14:paraId="5C89FB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m_sh_fer(t)                               ← [S3.46]</w:t>
      </w:r>
    </w:p>
    <w:p w14:paraId="34723EF4" w14:textId="77777777" w:rsidR="00E16B71" w:rsidRPr="00E16B71" w:rsidRDefault="00E16B71" w:rsidP="00E16B71">
      <w:pPr>
        <w:spacing w:after="0" w:line="240" w:lineRule="auto"/>
        <w:jc w:val="left"/>
        <w:rPr>
          <w:rFonts w:ascii="Consolas" w:eastAsia="Arial" w:hAnsi="Consolas" w:cs="Arial"/>
          <w:sz w:val="18"/>
          <w:szCs w:val="18"/>
        </w:rPr>
      </w:pPr>
    </w:p>
    <w:p w14:paraId="1DE5E6D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scr_inc_tax(t)  [S3.63]</w:t>
      </w:r>
    </w:p>
    <w:p w14:paraId="17D4A1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tax_pc                                    ← [table: S3.56]</w:t>
      </w:r>
    </w:p>
    <w:p w14:paraId="5332D08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scr_inv_inc(t)                            ← [S3.62]</w:t>
      </w:r>
    </w:p>
    <w:p w14:paraId="5F779BD8" w14:textId="77777777" w:rsidR="00E16B71" w:rsidRPr="00E16B71" w:rsidRDefault="00E16B71" w:rsidP="00E16B71">
      <w:pPr>
        <w:spacing w:after="0" w:line="240" w:lineRule="auto"/>
        <w:jc w:val="left"/>
        <w:rPr>
          <w:rFonts w:ascii="Consolas" w:eastAsia="Arial" w:hAnsi="Consolas" w:cs="Arial"/>
          <w:sz w:val="18"/>
          <w:szCs w:val="18"/>
        </w:rPr>
      </w:pPr>
    </w:p>
    <w:p w14:paraId="0AA2998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cf_after_scr(t)  [S3.64]</w:t>
      </w:r>
    </w:p>
    <w:p w14:paraId="1AE833F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cf_after_tax(t)                           ← [S3.57]</w:t>
      </w:r>
    </w:p>
    <w:p w14:paraId="591DA05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solv_cap_req(t-1)                         ← (t-1) [S3.59]</w:t>
      </w:r>
    </w:p>
    <w:p w14:paraId="609CB96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solv_cap_req(t)                           ← [S3.59]</w:t>
      </w:r>
    </w:p>
    <w:p w14:paraId="7781FDD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scr_inv_inc(t)                            ← [S3.62]</w:t>
      </w:r>
    </w:p>
    <w:p w14:paraId="50F4BF6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scr_inc_tax(t)                            ← [S3.63]</w:t>
      </w:r>
    </w:p>
    <w:p w14:paraId="585FD491" w14:textId="77777777" w:rsidR="00E16B71" w:rsidRPr="00E16B71" w:rsidRDefault="00E16B71" w:rsidP="00E16B71">
      <w:pPr>
        <w:spacing w:after="0" w:line="240" w:lineRule="auto"/>
        <w:jc w:val="left"/>
        <w:rPr>
          <w:rFonts w:ascii="Consolas" w:eastAsia="Arial" w:hAnsi="Consolas" w:cs="Arial"/>
          <w:sz w:val="18"/>
          <w:szCs w:val="18"/>
        </w:rPr>
      </w:pPr>
    </w:p>
    <w:p w14:paraId="6F6AAC1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6A580FD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PASS 4 — BACKWARD  (t = T → 0)   ◄ BACK</w:t>
      </w:r>
    </w:p>
    <w:p w14:paraId="4F65B60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0C05FAF9" w14:textId="77777777" w:rsidR="00E16B71" w:rsidRPr="00E16B71" w:rsidRDefault="00E16B71" w:rsidP="00E16B71">
      <w:pPr>
        <w:spacing w:after="0" w:line="240" w:lineRule="auto"/>
        <w:jc w:val="left"/>
        <w:rPr>
          <w:rFonts w:ascii="Consolas" w:eastAsia="Arial" w:hAnsi="Consolas" w:cs="Arial"/>
          <w:sz w:val="18"/>
          <w:szCs w:val="18"/>
        </w:rPr>
      </w:pPr>
    </w:p>
    <w:p w14:paraId="5C79EBA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pv_cf_after_scr(t)  [S3.65]  ◄ BACK</w:t>
      </w:r>
    </w:p>
    <w:p w14:paraId="4C529D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cf_after_scr(k), k = t+1 … T             ← [S3.64]  (fully populated in Pass 3)</w:t>
      </w:r>
    </w:p>
    <w:p w14:paraId="1883ECD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m_rdr(t)  [S3.66]</w:t>
      </w:r>
    </w:p>
    <w:p w14:paraId="1820FC1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ann_rdr(t)                          ← [table: S3.67]</w:t>
      </w:r>
    </w:p>
    <w:p w14:paraId="447318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rdr_sen                             ← [table: S3.68]</w:t>
      </w:r>
    </w:p>
    <w:p w14:paraId="0E8C5223" w14:textId="77777777" w:rsidR="00E16B71" w:rsidRPr="00E16B71" w:rsidRDefault="00E16B71" w:rsidP="00E16B71">
      <w:pPr>
        <w:spacing w:after="0" w:line="240" w:lineRule="auto"/>
        <w:jc w:val="left"/>
        <w:rPr>
          <w:rFonts w:ascii="Consolas" w:eastAsia="Arial" w:hAnsi="Consolas" w:cs="Arial"/>
          <w:sz w:val="18"/>
          <w:szCs w:val="18"/>
        </w:rPr>
      </w:pPr>
    </w:p>
    <w:p w14:paraId="3837C96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pv_prem_inc(t)  [S3.69]  ◄ BACK</w:t>
      </w:r>
    </w:p>
    <w:p w14:paraId="4F355EB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prem_inc_if(k), k = t+1 … T              ← [S3.1]   (fully populated in Pass 1)</w:t>
      </w:r>
    </w:p>
    <w:p w14:paraId="4D7F491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m_rdr(t)                                  ← [S3.66]</w:t>
      </w:r>
    </w:p>
    <w:p w14:paraId="173A6D0F" w14:textId="77777777" w:rsidR="00E16B71" w:rsidRDefault="00E16B71" w:rsidP="00E16B71">
      <w:r>
        <w:t>==================================================================================</w:t>
      </w:r>
    </w:p>
    <w:p w14:paraId="73A6DD5D" w14:textId="77777777" w:rsidR="00E16B71" w:rsidRDefault="00E16B71" w:rsidP="00E16B71"/>
    <w:p w14:paraId="31CBC104" w14:textId="77777777" w:rsidR="00E16B71" w:rsidRPr="001D5725" w:rsidRDefault="00E16B71" w:rsidP="001D5725"/>
    <w:p w14:paraId="6828BC18" w14:textId="77777777" w:rsidR="003B2BC4" w:rsidRDefault="003B2BC4" w:rsidP="003B2BC4">
      <w:pPr>
        <w:pStyle w:val="Heading3"/>
      </w:pPr>
      <w:r w:rsidRPr="001161E4">
        <w:lastRenderedPageBreak/>
        <w:t>Computation table</w:t>
      </w:r>
    </w:p>
    <w:tbl>
      <w:tblPr>
        <w:tblStyle w:val="TableGrid"/>
        <w:tblW w:w="0" w:type="auto"/>
        <w:tblLook w:val="04A0" w:firstRow="1" w:lastRow="0" w:firstColumn="1" w:lastColumn="0" w:noHBand="0" w:noVBand="1"/>
      </w:tblPr>
      <w:tblGrid>
        <w:gridCol w:w="663"/>
        <w:gridCol w:w="1791"/>
        <w:gridCol w:w="5208"/>
        <w:gridCol w:w="1354"/>
      </w:tblGrid>
      <w:tr w:rsidR="003B2BC4" w:rsidRPr="007B39D7" w14:paraId="7645337D" w14:textId="77777777" w:rsidTr="00AD7CB8">
        <w:trPr>
          <w:tblHeader/>
        </w:trPr>
        <w:tc>
          <w:tcPr>
            <w:tcW w:w="662" w:type="dxa"/>
            <w:vAlign w:val="center"/>
          </w:tcPr>
          <w:p w14:paraId="7DC4DA6D" w14:textId="77777777" w:rsidR="003B2BC4" w:rsidRPr="00187EC7" w:rsidRDefault="003B2BC4" w:rsidP="003746EA">
            <w:pPr>
              <w:jc w:val="left"/>
              <w:rPr>
                <w:b/>
                <w:sz w:val="20"/>
                <w:szCs w:val="20"/>
              </w:rPr>
            </w:pPr>
            <w:r w:rsidRPr="00187EC7">
              <w:rPr>
                <w:b/>
                <w:sz w:val="20"/>
                <w:szCs w:val="20"/>
              </w:rPr>
              <w:t>Step</w:t>
            </w:r>
          </w:p>
        </w:tc>
        <w:tc>
          <w:tcPr>
            <w:tcW w:w="1791" w:type="dxa"/>
            <w:vAlign w:val="center"/>
          </w:tcPr>
          <w:p w14:paraId="03FC9584" w14:textId="77777777" w:rsidR="003B2BC4" w:rsidRPr="007B39D7" w:rsidRDefault="003B2BC4" w:rsidP="003746EA">
            <w:pPr>
              <w:jc w:val="left"/>
              <w:rPr>
                <w:b/>
                <w:sz w:val="20"/>
                <w:szCs w:val="20"/>
              </w:rPr>
            </w:pPr>
            <w:r w:rsidRPr="007B39D7">
              <w:rPr>
                <w:b/>
                <w:sz w:val="20"/>
                <w:szCs w:val="20"/>
              </w:rPr>
              <w:t>Variable</w:t>
            </w:r>
          </w:p>
        </w:tc>
        <w:tc>
          <w:tcPr>
            <w:tcW w:w="5209" w:type="dxa"/>
            <w:vAlign w:val="center"/>
          </w:tcPr>
          <w:p w14:paraId="0C009DA2" w14:textId="77777777" w:rsidR="003B2BC4" w:rsidRPr="00513864" w:rsidRDefault="003B2BC4" w:rsidP="003746EA">
            <w:pPr>
              <w:jc w:val="left"/>
              <w:rPr>
                <w:b/>
                <w:sz w:val="20"/>
                <w:szCs w:val="20"/>
              </w:rPr>
            </w:pPr>
            <w:r w:rsidRPr="00513864">
              <w:rPr>
                <w:b/>
                <w:sz w:val="20"/>
                <w:szCs w:val="20"/>
              </w:rPr>
              <w:t>Formula</w:t>
            </w:r>
          </w:p>
        </w:tc>
        <w:tc>
          <w:tcPr>
            <w:tcW w:w="1354" w:type="dxa"/>
            <w:vAlign w:val="center"/>
          </w:tcPr>
          <w:p w14:paraId="0EABF791" w14:textId="77777777" w:rsidR="003B2BC4" w:rsidRPr="007B39D7" w:rsidRDefault="003B2BC4" w:rsidP="00AD7CB8">
            <w:pPr>
              <w:jc w:val="left"/>
              <w:rPr>
                <w:b/>
                <w:sz w:val="20"/>
                <w:szCs w:val="20"/>
              </w:rPr>
            </w:pPr>
            <w:r w:rsidRPr="007B39D7">
              <w:rPr>
                <w:b/>
                <w:sz w:val="20"/>
                <w:szCs w:val="20"/>
              </w:rPr>
              <w:t>Depends on</w:t>
            </w:r>
          </w:p>
        </w:tc>
      </w:tr>
      <w:tr w:rsidR="00F15D7D" w:rsidRPr="007B39D7" w14:paraId="0C3DC334" w14:textId="77777777" w:rsidTr="00F15D7D">
        <w:trPr>
          <w:cantSplit/>
        </w:trPr>
        <w:tc>
          <w:tcPr>
            <w:tcW w:w="662" w:type="dxa"/>
            <w:vAlign w:val="center"/>
          </w:tcPr>
          <w:p w14:paraId="57D53CFE" w14:textId="1D0EAA1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w:t>
            </w:r>
          </w:p>
        </w:tc>
        <w:tc>
          <w:tcPr>
            <w:tcW w:w="1791" w:type="dxa"/>
            <w:vAlign w:val="center"/>
          </w:tcPr>
          <w:p w14:paraId="2A91BC68" w14:textId="6A075795" w:rsidR="00F15D7D" w:rsidRDefault="00F15D7D" w:rsidP="00F15D7D">
            <w:pPr>
              <w:jc w:val="left"/>
              <w:rPr>
                <w:sz w:val="20"/>
                <w:szCs w:val="20"/>
              </w:rPr>
            </w:pPr>
            <w:r>
              <w:rPr>
                <w:sz w:val="20"/>
                <w:szCs w:val="20"/>
              </w:rPr>
              <w:t>prem_inc_if(t)</w:t>
            </w:r>
          </w:p>
        </w:tc>
        <w:tc>
          <w:tcPr>
            <w:tcW w:w="5209" w:type="dxa"/>
            <w:vAlign w:val="center"/>
          </w:tcPr>
          <w:p w14:paraId="33F5BD58" w14:textId="5CCEE64E" w:rsidR="00F15D7D" w:rsidRDefault="00F15D7D" w:rsidP="00F15D7D">
            <w:pPr>
              <w:jc w:val="left"/>
              <w:rPr>
                <w:sz w:val="20"/>
                <w:szCs w:val="20"/>
              </w:rPr>
            </w:pPr>
            <w:r>
              <w:rPr>
                <w:sz w:val="20"/>
                <w:szCs w:val="20"/>
              </w:rPr>
              <w:t>basic_prem_if(t) + topup_prem_if(t)</w:t>
            </w:r>
          </w:p>
        </w:tc>
        <w:tc>
          <w:tcPr>
            <w:tcW w:w="1354" w:type="dxa"/>
            <w:vAlign w:val="center"/>
          </w:tcPr>
          <w:p w14:paraId="756DB175" w14:textId="60A8B82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 S3.3</w:t>
            </w:r>
          </w:p>
        </w:tc>
      </w:tr>
      <w:tr w:rsidR="00F15D7D" w:rsidRPr="007B39D7" w14:paraId="155AD178" w14:textId="77777777" w:rsidTr="00F15D7D">
        <w:trPr>
          <w:cantSplit/>
        </w:trPr>
        <w:tc>
          <w:tcPr>
            <w:tcW w:w="662" w:type="dxa"/>
            <w:vAlign w:val="center"/>
          </w:tcPr>
          <w:p w14:paraId="059B2915" w14:textId="569F6FF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w:t>
            </w:r>
          </w:p>
        </w:tc>
        <w:tc>
          <w:tcPr>
            <w:tcW w:w="1791" w:type="dxa"/>
            <w:vAlign w:val="center"/>
          </w:tcPr>
          <w:p w14:paraId="2C83CCA4" w14:textId="35F1EC6F" w:rsidR="00F15D7D" w:rsidRDefault="00F15D7D" w:rsidP="00F15D7D">
            <w:pPr>
              <w:jc w:val="left"/>
              <w:rPr>
                <w:sz w:val="20"/>
                <w:szCs w:val="20"/>
              </w:rPr>
            </w:pPr>
            <w:r>
              <w:rPr>
                <w:sz w:val="20"/>
                <w:szCs w:val="20"/>
              </w:rPr>
              <w:t>basic_prem_if(t)</w:t>
            </w:r>
          </w:p>
        </w:tc>
        <w:tc>
          <w:tcPr>
            <w:tcW w:w="5209" w:type="dxa"/>
            <w:vAlign w:val="center"/>
          </w:tcPr>
          <w:p w14:paraId="574E8A64" w14:textId="1D082150" w:rsidR="00F15D7D" w:rsidRPr="005A7285" w:rsidRDefault="00F15D7D" w:rsidP="00F15D7D">
            <w:pPr>
              <w:jc w:val="left"/>
              <w:rPr>
                <w:sz w:val="20"/>
                <w:szCs w:val="20"/>
              </w:rPr>
            </w:pPr>
            <w:r w:rsidRPr="005A7285">
              <w:rPr>
                <w:sz w:val="20"/>
                <w:szCs w:val="20"/>
              </w:rPr>
              <w:t>basic_prem_pp</w:t>
            </w:r>
            <w:r>
              <w:rPr>
                <w:sz w:val="20"/>
                <w:szCs w:val="20"/>
              </w:rPr>
              <w:t xml:space="preserve">(t) </w:t>
            </w:r>
            <w:r w:rsidRPr="00506A37">
              <w:rPr>
                <w:sz w:val="20"/>
                <w:szCs w:val="20"/>
              </w:rPr>
              <w:t>×</w:t>
            </w:r>
            <w:r>
              <w:rPr>
                <w:sz w:val="20"/>
                <w:szCs w:val="20"/>
              </w:rPr>
              <w:t xml:space="preserve"> </w:t>
            </w:r>
            <w:r w:rsidRPr="00506A37">
              <w:rPr>
                <w:sz w:val="20"/>
                <w:szCs w:val="20"/>
              </w:rPr>
              <w:t>no_pols_ifsm(t)</w:t>
            </w:r>
          </w:p>
        </w:tc>
        <w:tc>
          <w:tcPr>
            <w:tcW w:w="1354" w:type="dxa"/>
            <w:vAlign w:val="center"/>
          </w:tcPr>
          <w:p w14:paraId="7B1FFDDC" w14:textId="43AD03B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 S2.1</w:t>
            </w:r>
          </w:p>
        </w:tc>
      </w:tr>
      <w:tr w:rsidR="00F15D7D" w:rsidRPr="007B39D7" w14:paraId="76E72BAD" w14:textId="77777777" w:rsidTr="00F15D7D">
        <w:trPr>
          <w:cantSplit/>
        </w:trPr>
        <w:tc>
          <w:tcPr>
            <w:tcW w:w="662" w:type="dxa"/>
            <w:vAlign w:val="center"/>
          </w:tcPr>
          <w:p w14:paraId="3876525F" w14:textId="3D9676F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w:t>
            </w:r>
          </w:p>
        </w:tc>
        <w:tc>
          <w:tcPr>
            <w:tcW w:w="1791" w:type="dxa"/>
            <w:vAlign w:val="center"/>
          </w:tcPr>
          <w:p w14:paraId="2E42CDFF" w14:textId="2B82DFB6" w:rsidR="00F15D7D" w:rsidRDefault="00F15D7D" w:rsidP="00F15D7D">
            <w:pPr>
              <w:jc w:val="left"/>
              <w:rPr>
                <w:sz w:val="20"/>
                <w:szCs w:val="20"/>
              </w:rPr>
            </w:pPr>
            <w:r>
              <w:rPr>
                <w:sz w:val="20"/>
                <w:szCs w:val="20"/>
              </w:rPr>
              <w:t>topup_prem_if(t)</w:t>
            </w:r>
          </w:p>
        </w:tc>
        <w:tc>
          <w:tcPr>
            <w:tcW w:w="5209" w:type="dxa"/>
            <w:vAlign w:val="center"/>
          </w:tcPr>
          <w:p w14:paraId="53E56E0D" w14:textId="7B1ECFD1" w:rsidR="00F15D7D" w:rsidRPr="007B39D7" w:rsidRDefault="00F15D7D" w:rsidP="00F15D7D">
            <w:pPr>
              <w:jc w:val="left"/>
              <w:rPr>
                <w:sz w:val="20"/>
                <w:szCs w:val="20"/>
              </w:rPr>
            </w:pPr>
            <w:r w:rsidRPr="007B39D7">
              <w:rPr>
                <w:rFonts w:cstheme="minorHAnsi"/>
                <w:sz w:val="20"/>
                <w:szCs w:val="20"/>
              </w:rPr>
              <w:t>topup_prem_pp(t)</w:t>
            </w:r>
            <w:r>
              <w:rPr>
                <w:rFonts w:cstheme="minorHAnsi"/>
                <w:sz w:val="20"/>
                <w:szCs w:val="20"/>
              </w:rPr>
              <w:t xml:space="preserve"> </w:t>
            </w:r>
            <w:r w:rsidRPr="00506A37">
              <w:rPr>
                <w:sz w:val="20"/>
                <w:szCs w:val="20"/>
              </w:rPr>
              <w:t>×</w:t>
            </w:r>
            <w:r>
              <w:rPr>
                <w:sz w:val="20"/>
                <w:szCs w:val="20"/>
              </w:rPr>
              <w:t xml:space="preserve"> </w:t>
            </w:r>
            <w:r w:rsidRPr="00506A37">
              <w:rPr>
                <w:sz w:val="20"/>
                <w:szCs w:val="20"/>
              </w:rPr>
              <w:t>no_pols_ifsm(t)</w:t>
            </w:r>
          </w:p>
        </w:tc>
        <w:tc>
          <w:tcPr>
            <w:tcW w:w="1354" w:type="dxa"/>
            <w:vAlign w:val="center"/>
          </w:tcPr>
          <w:p w14:paraId="23BBCE54" w14:textId="5F752826"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S1.5, S2.1</w:t>
            </w:r>
          </w:p>
        </w:tc>
      </w:tr>
      <w:tr w:rsidR="00F15D7D" w:rsidRPr="007B39D7" w14:paraId="0E6080F8" w14:textId="77777777" w:rsidTr="00F15D7D">
        <w:trPr>
          <w:cantSplit/>
        </w:trPr>
        <w:tc>
          <w:tcPr>
            <w:tcW w:w="662" w:type="dxa"/>
            <w:vAlign w:val="center"/>
          </w:tcPr>
          <w:p w14:paraId="1D8390C6" w14:textId="505F030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w:t>
            </w:r>
          </w:p>
        </w:tc>
        <w:tc>
          <w:tcPr>
            <w:tcW w:w="1791" w:type="dxa"/>
            <w:vAlign w:val="center"/>
          </w:tcPr>
          <w:p w14:paraId="5B55B865" w14:textId="431322EE" w:rsidR="00F15D7D" w:rsidRDefault="00F15D7D" w:rsidP="00F15D7D">
            <w:pPr>
              <w:jc w:val="left"/>
              <w:rPr>
                <w:sz w:val="20"/>
                <w:szCs w:val="20"/>
              </w:rPr>
            </w:pPr>
            <w:r>
              <w:rPr>
                <w:sz w:val="20"/>
                <w:szCs w:val="20"/>
              </w:rPr>
              <w:t>op_init_exp_if(t)</w:t>
            </w:r>
          </w:p>
        </w:tc>
        <w:tc>
          <w:tcPr>
            <w:tcW w:w="5209" w:type="dxa"/>
            <w:vAlign w:val="center"/>
          </w:tcPr>
          <w:p w14:paraId="76739345" w14:textId="77777777" w:rsidR="00F15D7D" w:rsidRDefault="00F15D7D" w:rsidP="00F15D7D">
            <w:pPr>
              <w:jc w:val="left"/>
              <w:rPr>
                <w:sz w:val="20"/>
                <w:szCs w:val="20"/>
              </w:rPr>
            </w:pPr>
            <w:r>
              <w:rPr>
                <w:sz w:val="20"/>
                <w:szCs w:val="20"/>
              </w:rPr>
              <w:t>If policy year = 1:</w:t>
            </w:r>
          </w:p>
          <w:p w14:paraId="1E6C4417" w14:textId="77777777" w:rsidR="00F15D7D" w:rsidRDefault="00F15D7D" w:rsidP="00F15D7D">
            <w:pPr>
              <w:pStyle w:val="ListParagraph"/>
              <w:ind w:left="360"/>
              <w:jc w:val="left"/>
              <w:rPr>
                <w:sz w:val="20"/>
                <w:szCs w:val="20"/>
              </w:rPr>
            </w:pPr>
            <w:r>
              <w:rPr>
                <w:sz w:val="20"/>
                <w:szCs w:val="20"/>
              </w:rPr>
              <w:t xml:space="preserve">[(ie_fixed </w:t>
            </w:r>
            <w:r w:rsidRPr="00506A37">
              <w:rPr>
                <w:sz w:val="20"/>
                <w:szCs w:val="20"/>
              </w:rPr>
              <w:t>×</w:t>
            </w:r>
            <w:r>
              <w:rPr>
                <w:sz w:val="20"/>
                <w:szCs w:val="20"/>
              </w:rPr>
              <w:t xml:space="preserve"> ie_pp_sen/100 / 12) </w:t>
            </w:r>
            <w:r w:rsidRPr="00180E1C">
              <w:rPr>
                <w:sz w:val="20"/>
                <w:szCs w:val="20"/>
              </w:rPr>
              <w:t>× no_pols_ifsm(t)</w:t>
            </w:r>
          </w:p>
          <w:p w14:paraId="0A5E8505" w14:textId="739B0DC5" w:rsidR="00F15D7D" w:rsidRPr="00FD3958" w:rsidRDefault="00F15D7D" w:rsidP="00F15D7D">
            <w:pPr>
              <w:pStyle w:val="ListParagraph"/>
              <w:ind w:left="360"/>
              <w:jc w:val="left"/>
              <w:rPr>
                <w:sz w:val="20"/>
                <w:szCs w:val="20"/>
              </w:rPr>
            </w:pPr>
            <w:r w:rsidRPr="00FD3958">
              <w:rPr>
                <w:sz w:val="20"/>
                <w:szCs w:val="20"/>
              </w:rPr>
              <w:t>+ ((ie_pc + ie_pc_sen)/100) × basic_prem_if(t)]</w:t>
            </w:r>
          </w:p>
          <w:p w14:paraId="21DD814E" w14:textId="6B38BCFC" w:rsidR="00F15D7D" w:rsidRPr="00CC5452" w:rsidRDefault="00F15D7D" w:rsidP="00F15D7D">
            <w:pPr>
              <w:pStyle w:val="ListParagraph"/>
              <w:ind w:left="360"/>
              <w:jc w:val="left"/>
              <w:rPr>
                <w:sz w:val="20"/>
                <w:szCs w:val="20"/>
              </w:rPr>
            </w:pPr>
            <w:r w:rsidRPr="00506A37">
              <w:rPr>
                <w:sz w:val="20"/>
                <w:szCs w:val="20"/>
              </w:rPr>
              <w:t>×</w:t>
            </w:r>
            <w:r>
              <w:rPr>
                <w:sz w:val="20"/>
                <w:szCs w:val="20"/>
              </w:rPr>
              <w:t xml:space="preserve"> op_exp_sen/100</w:t>
            </w:r>
          </w:p>
          <w:p w14:paraId="607A5813" w14:textId="77777777" w:rsidR="00F15D7D" w:rsidRDefault="00F15D7D" w:rsidP="00F15D7D">
            <w:pPr>
              <w:jc w:val="left"/>
              <w:rPr>
                <w:sz w:val="20"/>
                <w:szCs w:val="20"/>
              </w:rPr>
            </w:pPr>
            <w:r>
              <w:rPr>
                <w:sz w:val="20"/>
                <w:szCs w:val="20"/>
              </w:rPr>
              <w:t>Else:</w:t>
            </w:r>
          </w:p>
          <w:p w14:paraId="028FEAF0" w14:textId="36A87BE4" w:rsidR="00F15D7D" w:rsidRPr="00CC5452" w:rsidRDefault="00F15D7D" w:rsidP="00F15D7D">
            <w:pPr>
              <w:pStyle w:val="ListParagraph"/>
              <w:ind w:left="360"/>
              <w:jc w:val="left"/>
              <w:rPr>
                <w:sz w:val="20"/>
                <w:szCs w:val="20"/>
              </w:rPr>
            </w:pPr>
            <w:r>
              <w:rPr>
                <w:sz w:val="20"/>
                <w:szCs w:val="20"/>
              </w:rPr>
              <w:t>0</w:t>
            </w:r>
          </w:p>
        </w:tc>
        <w:tc>
          <w:tcPr>
            <w:tcW w:w="1354" w:type="dxa"/>
            <w:vAlign w:val="center"/>
          </w:tcPr>
          <w:p w14:paraId="6634B068" w14:textId="2C92266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 S3.6, S2.1, S3.7, S3.8, S3.2, S3.9</w:t>
            </w:r>
          </w:p>
        </w:tc>
      </w:tr>
      <w:tr w:rsidR="00F15D7D" w:rsidRPr="007B39D7" w14:paraId="378D1483" w14:textId="77777777" w:rsidTr="00F15D7D">
        <w:trPr>
          <w:cantSplit/>
        </w:trPr>
        <w:tc>
          <w:tcPr>
            <w:tcW w:w="662" w:type="dxa"/>
            <w:vAlign w:val="center"/>
          </w:tcPr>
          <w:p w14:paraId="5CBC4BBE" w14:textId="6804E65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w:t>
            </w:r>
          </w:p>
        </w:tc>
        <w:tc>
          <w:tcPr>
            <w:tcW w:w="1791" w:type="dxa"/>
            <w:vAlign w:val="center"/>
          </w:tcPr>
          <w:p w14:paraId="3EB2B23B" w14:textId="789C198D" w:rsidR="00F15D7D" w:rsidRDefault="00F15D7D" w:rsidP="00F15D7D">
            <w:pPr>
              <w:jc w:val="left"/>
              <w:rPr>
                <w:sz w:val="20"/>
                <w:szCs w:val="20"/>
              </w:rPr>
            </w:pPr>
            <w:r>
              <w:rPr>
                <w:sz w:val="20"/>
                <w:szCs w:val="20"/>
              </w:rPr>
              <w:t>ie_fixed</w:t>
            </w:r>
          </w:p>
        </w:tc>
        <w:tc>
          <w:tcPr>
            <w:tcW w:w="5209" w:type="dxa"/>
            <w:vAlign w:val="center"/>
          </w:tcPr>
          <w:p w14:paraId="686C6516" w14:textId="220F11F3" w:rsidR="00F15D7D" w:rsidRDefault="00D32F39" w:rsidP="00F15D7D">
            <w:pPr>
              <w:jc w:val="left"/>
              <w:rPr>
                <w:sz w:val="20"/>
                <w:szCs w:val="20"/>
              </w:rPr>
            </w:pPr>
            <w:r>
              <w:rPr>
                <w:sz w:val="20"/>
                <w:szCs w:val="20"/>
              </w:rPr>
              <w:t>Annual i</w:t>
            </w:r>
            <w:r w:rsidR="00F15D7D">
              <w:rPr>
                <w:sz w:val="20"/>
                <w:szCs w:val="20"/>
              </w:rPr>
              <w:t>nitial expense per policy</w:t>
            </w:r>
          </w:p>
        </w:tc>
        <w:tc>
          <w:tcPr>
            <w:tcW w:w="1354" w:type="dxa"/>
            <w:vAlign w:val="center"/>
          </w:tcPr>
          <w:p w14:paraId="216EED29" w14:textId="3EE5331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FD08A27" w14:textId="77777777" w:rsidTr="00F15D7D">
        <w:trPr>
          <w:cantSplit/>
        </w:trPr>
        <w:tc>
          <w:tcPr>
            <w:tcW w:w="662" w:type="dxa"/>
            <w:vAlign w:val="center"/>
          </w:tcPr>
          <w:p w14:paraId="59567DE7" w14:textId="1F05383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w:t>
            </w:r>
          </w:p>
        </w:tc>
        <w:tc>
          <w:tcPr>
            <w:tcW w:w="1791" w:type="dxa"/>
            <w:vAlign w:val="center"/>
          </w:tcPr>
          <w:p w14:paraId="6628EAA5" w14:textId="225C1CBA" w:rsidR="00F15D7D" w:rsidRDefault="00F15D7D" w:rsidP="00F15D7D">
            <w:pPr>
              <w:jc w:val="left"/>
              <w:rPr>
                <w:sz w:val="20"/>
                <w:szCs w:val="20"/>
              </w:rPr>
            </w:pPr>
            <w:r>
              <w:rPr>
                <w:sz w:val="20"/>
                <w:szCs w:val="20"/>
              </w:rPr>
              <w:t>ie_pp_sen</w:t>
            </w:r>
          </w:p>
        </w:tc>
        <w:tc>
          <w:tcPr>
            <w:tcW w:w="5209" w:type="dxa"/>
            <w:vAlign w:val="center"/>
          </w:tcPr>
          <w:p w14:paraId="4ABEB314" w14:textId="2C9A03C6"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initial expense per policy </w:t>
            </w:r>
          </w:p>
        </w:tc>
        <w:tc>
          <w:tcPr>
            <w:tcW w:w="1354" w:type="dxa"/>
            <w:vAlign w:val="center"/>
          </w:tcPr>
          <w:p w14:paraId="10E8D8C4" w14:textId="01B2ED8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7FCC4CE" w14:textId="77777777" w:rsidTr="00F15D7D">
        <w:trPr>
          <w:cantSplit/>
        </w:trPr>
        <w:tc>
          <w:tcPr>
            <w:tcW w:w="662" w:type="dxa"/>
            <w:vAlign w:val="center"/>
          </w:tcPr>
          <w:p w14:paraId="44CB0381" w14:textId="2649D6E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S3.7</w:t>
            </w:r>
          </w:p>
        </w:tc>
        <w:tc>
          <w:tcPr>
            <w:tcW w:w="1791" w:type="dxa"/>
            <w:vAlign w:val="center"/>
          </w:tcPr>
          <w:p w14:paraId="3B52578A" w14:textId="0B4A4D4F" w:rsidR="00F15D7D" w:rsidRDefault="00F15D7D" w:rsidP="00F15D7D">
            <w:pPr>
              <w:jc w:val="left"/>
              <w:rPr>
                <w:sz w:val="20"/>
                <w:szCs w:val="20"/>
              </w:rPr>
            </w:pPr>
            <w:r>
              <w:rPr>
                <w:sz w:val="20"/>
                <w:szCs w:val="20"/>
              </w:rPr>
              <w:t>ie_pc</w:t>
            </w:r>
          </w:p>
        </w:tc>
        <w:tc>
          <w:tcPr>
            <w:tcW w:w="5209" w:type="dxa"/>
            <w:vAlign w:val="center"/>
          </w:tcPr>
          <w:p w14:paraId="60F51449" w14:textId="18DA8C84" w:rsidR="00F15D7D" w:rsidRDefault="00F15D7D" w:rsidP="00F15D7D">
            <w:pPr>
              <w:jc w:val="left"/>
              <w:rPr>
                <w:sz w:val="20"/>
                <w:szCs w:val="20"/>
              </w:rPr>
            </w:pPr>
            <w:r>
              <w:rPr>
                <w:sz w:val="20"/>
                <w:szCs w:val="20"/>
              </w:rPr>
              <w:t>Initial expense per premium</w:t>
            </w:r>
          </w:p>
        </w:tc>
        <w:tc>
          <w:tcPr>
            <w:tcW w:w="1354" w:type="dxa"/>
            <w:vAlign w:val="center"/>
          </w:tcPr>
          <w:p w14:paraId="3518157A" w14:textId="1C5BB9E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CFBBCAC" w14:textId="77777777" w:rsidTr="00F15D7D">
        <w:trPr>
          <w:cantSplit/>
        </w:trPr>
        <w:tc>
          <w:tcPr>
            <w:tcW w:w="662" w:type="dxa"/>
            <w:vAlign w:val="center"/>
          </w:tcPr>
          <w:p w14:paraId="2ADF79C8" w14:textId="79C5C4E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S3.8</w:t>
            </w:r>
          </w:p>
        </w:tc>
        <w:tc>
          <w:tcPr>
            <w:tcW w:w="1791" w:type="dxa"/>
            <w:vAlign w:val="center"/>
          </w:tcPr>
          <w:p w14:paraId="5A4FB716" w14:textId="5DEF51D2" w:rsidR="00F15D7D" w:rsidRDefault="00F15D7D" w:rsidP="00F15D7D">
            <w:pPr>
              <w:jc w:val="left"/>
              <w:rPr>
                <w:sz w:val="20"/>
                <w:szCs w:val="20"/>
              </w:rPr>
            </w:pPr>
            <w:r>
              <w:rPr>
                <w:sz w:val="20"/>
                <w:szCs w:val="20"/>
              </w:rPr>
              <w:t>ie_pc_sen</w:t>
            </w:r>
          </w:p>
        </w:tc>
        <w:tc>
          <w:tcPr>
            <w:tcW w:w="5209" w:type="dxa"/>
            <w:vAlign w:val="center"/>
          </w:tcPr>
          <w:p w14:paraId="3F2FA122" w14:textId="4A8B6D11"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initial expense per premium </w:t>
            </w:r>
          </w:p>
        </w:tc>
        <w:tc>
          <w:tcPr>
            <w:tcW w:w="1354" w:type="dxa"/>
            <w:vAlign w:val="center"/>
          </w:tcPr>
          <w:p w14:paraId="21455C89" w14:textId="23031C4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7280376" w14:textId="77777777" w:rsidTr="00F15D7D">
        <w:trPr>
          <w:cantSplit/>
        </w:trPr>
        <w:tc>
          <w:tcPr>
            <w:tcW w:w="662" w:type="dxa"/>
            <w:vAlign w:val="center"/>
          </w:tcPr>
          <w:p w14:paraId="686063D5" w14:textId="332027E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S3.9</w:t>
            </w:r>
          </w:p>
        </w:tc>
        <w:tc>
          <w:tcPr>
            <w:tcW w:w="1791" w:type="dxa"/>
            <w:vAlign w:val="center"/>
          </w:tcPr>
          <w:p w14:paraId="54E2C61C" w14:textId="0EAFFE41" w:rsidR="00F15D7D" w:rsidRDefault="00F15D7D" w:rsidP="00F15D7D">
            <w:pPr>
              <w:jc w:val="left"/>
              <w:rPr>
                <w:sz w:val="20"/>
                <w:szCs w:val="20"/>
              </w:rPr>
            </w:pPr>
            <w:r>
              <w:rPr>
                <w:sz w:val="20"/>
                <w:szCs w:val="20"/>
              </w:rPr>
              <w:t>op_exp_sen</w:t>
            </w:r>
          </w:p>
        </w:tc>
        <w:tc>
          <w:tcPr>
            <w:tcW w:w="5209" w:type="dxa"/>
            <w:vAlign w:val="center"/>
          </w:tcPr>
          <w:p w14:paraId="1AD6F0F2" w14:textId="6BC07D80" w:rsidR="00F15D7D" w:rsidRDefault="00F15D7D" w:rsidP="00F15D7D">
            <w:pPr>
              <w:jc w:val="left"/>
              <w:rPr>
                <w:sz w:val="20"/>
                <w:szCs w:val="20"/>
              </w:rPr>
            </w:pPr>
            <w:r w:rsidRPr="00506A37">
              <w:rPr>
                <w:sz w:val="20"/>
                <w:szCs w:val="20"/>
              </w:rPr>
              <w:t>The</w:t>
            </w:r>
            <w:r>
              <w:rPr>
                <w:sz w:val="20"/>
                <w:szCs w:val="20"/>
              </w:rPr>
              <w:t xml:space="preserve"> overall</w:t>
            </w:r>
            <w:r w:rsidRPr="00506A37">
              <w:rPr>
                <w:sz w:val="20"/>
                <w:szCs w:val="20"/>
              </w:rPr>
              <w:t xml:space="preserve"> sensitivity factor applies to</w:t>
            </w:r>
            <w:r>
              <w:rPr>
                <w:sz w:val="20"/>
                <w:szCs w:val="20"/>
              </w:rPr>
              <w:t xml:space="preserve"> all operational expense assumptions</w:t>
            </w:r>
          </w:p>
        </w:tc>
        <w:tc>
          <w:tcPr>
            <w:tcW w:w="1354" w:type="dxa"/>
            <w:vAlign w:val="center"/>
          </w:tcPr>
          <w:p w14:paraId="42E64669" w14:textId="02B0450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C83D2DB" w14:textId="77777777" w:rsidTr="00F15D7D">
        <w:trPr>
          <w:cantSplit/>
        </w:trPr>
        <w:tc>
          <w:tcPr>
            <w:tcW w:w="662" w:type="dxa"/>
            <w:vAlign w:val="center"/>
          </w:tcPr>
          <w:p w14:paraId="274065E3" w14:textId="73A80CD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S3.10</w:t>
            </w:r>
          </w:p>
        </w:tc>
        <w:tc>
          <w:tcPr>
            <w:tcW w:w="1791" w:type="dxa"/>
            <w:vAlign w:val="center"/>
          </w:tcPr>
          <w:p w14:paraId="6C918D5A" w14:textId="76BF708F" w:rsidR="00F15D7D" w:rsidRDefault="00F15D7D" w:rsidP="00F15D7D">
            <w:pPr>
              <w:jc w:val="left"/>
              <w:rPr>
                <w:sz w:val="20"/>
                <w:szCs w:val="20"/>
              </w:rPr>
            </w:pPr>
            <w:r>
              <w:rPr>
                <w:sz w:val="20"/>
                <w:szCs w:val="20"/>
              </w:rPr>
              <w:t>op_ren_exp_if(t)</w:t>
            </w:r>
          </w:p>
        </w:tc>
        <w:tc>
          <w:tcPr>
            <w:tcW w:w="5209" w:type="dxa"/>
            <w:vAlign w:val="center"/>
          </w:tcPr>
          <w:p w14:paraId="1109660A" w14:textId="274CDD16" w:rsidR="00F15D7D" w:rsidRDefault="00F15D7D" w:rsidP="00F15D7D">
            <w:pPr>
              <w:jc w:val="left"/>
              <w:rPr>
                <w:sz w:val="20"/>
                <w:szCs w:val="20"/>
              </w:rPr>
            </w:pPr>
            <w:r>
              <w:rPr>
                <w:sz w:val="20"/>
                <w:szCs w:val="20"/>
              </w:rPr>
              <w:t>If policy year &gt; 1 and policy year &lt;= policy term in years:</w:t>
            </w:r>
          </w:p>
          <w:p w14:paraId="309C459B" w14:textId="52FB64D0" w:rsidR="00F15D7D" w:rsidRPr="00FD3958" w:rsidRDefault="00F15D7D" w:rsidP="00F15D7D">
            <w:pPr>
              <w:pStyle w:val="ListParagraph"/>
              <w:ind w:left="360"/>
              <w:jc w:val="left"/>
              <w:rPr>
                <w:sz w:val="20"/>
                <w:szCs w:val="20"/>
              </w:rPr>
            </w:pPr>
            <w:r>
              <w:rPr>
                <w:sz w:val="20"/>
                <w:szCs w:val="20"/>
              </w:rPr>
              <w:t xml:space="preserve">[(re_fixed </w:t>
            </w:r>
            <w:r w:rsidRPr="00506A37">
              <w:rPr>
                <w:sz w:val="20"/>
                <w:szCs w:val="20"/>
              </w:rPr>
              <w:t>×</w:t>
            </w:r>
            <w:r>
              <w:rPr>
                <w:sz w:val="20"/>
                <w:szCs w:val="20"/>
              </w:rPr>
              <w:t xml:space="preserve"> re_pp_sen/100 / 12) </w:t>
            </w:r>
            <w:r w:rsidRPr="00FD3958">
              <w:rPr>
                <w:sz w:val="20"/>
                <w:szCs w:val="20"/>
              </w:rPr>
              <w:t xml:space="preserve">× exp_inflation(t) </w:t>
            </w:r>
          </w:p>
          <w:p w14:paraId="36F4A48D" w14:textId="64274B10" w:rsidR="00F15D7D" w:rsidRDefault="00F15D7D" w:rsidP="00F15D7D">
            <w:pPr>
              <w:pStyle w:val="ListParagraph"/>
              <w:ind w:left="360"/>
              <w:jc w:val="left"/>
              <w:rPr>
                <w:sz w:val="20"/>
                <w:szCs w:val="20"/>
              </w:rPr>
            </w:pPr>
            <w:r w:rsidRPr="00506A37">
              <w:rPr>
                <w:sz w:val="20"/>
                <w:szCs w:val="20"/>
              </w:rPr>
              <w:t>×</w:t>
            </w:r>
            <w:r>
              <w:rPr>
                <w:sz w:val="20"/>
                <w:szCs w:val="20"/>
              </w:rPr>
              <w:t xml:space="preserve"> </w:t>
            </w:r>
            <w:r w:rsidRPr="00506A37">
              <w:rPr>
                <w:sz w:val="20"/>
                <w:szCs w:val="20"/>
              </w:rPr>
              <w:t>no_pols_ifsm(t)</w:t>
            </w:r>
            <w:r>
              <w:rPr>
                <w:sz w:val="20"/>
                <w:szCs w:val="20"/>
              </w:rPr>
              <w:t xml:space="preserve"> </w:t>
            </w:r>
            <w:r w:rsidRPr="006270D9">
              <w:rPr>
                <w:sz w:val="20"/>
                <w:szCs w:val="20"/>
              </w:rPr>
              <w:t xml:space="preserve">+ </w:t>
            </w:r>
            <w:r>
              <w:rPr>
                <w:sz w:val="20"/>
                <w:szCs w:val="20"/>
              </w:rPr>
              <w:t>(</w:t>
            </w:r>
            <w:r w:rsidRPr="006270D9">
              <w:rPr>
                <w:sz w:val="20"/>
                <w:szCs w:val="20"/>
              </w:rPr>
              <w:t>(re_pc + re_pc_sen)/100</w:t>
            </w:r>
            <w:r>
              <w:rPr>
                <w:sz w:val="20"/>
                <w:szCs w:val="20"/>
              </w:rPr>
              <w:t>)</w:t>
            </w:r>
          </w:p>
          <w:p w14:paraId="1C0F2D64" w14:textId="21B97E19" w:rsidR="00F15D7D" w:rsidRPr="006270D9" w:rsidRDefault="00F15D7D" w:rsidP="00F15D7D">
            <w:pPr>
              <w:pStyle w:val="ListParagraph"/>
              <w:ind w:left="360"/>
              <w:jc w:val="left"/>
              <w:rPr>
                <w:sz w:val="20"/>
                <w:szCs w:val="20"/>
              </w:rPr>
            </w:pPr>
            <w:r w:rsidRPr="006270D9">
              <w:rPr>
                <w:sz w:val="20"/>
                <w:szCs w:val="20"/>
              </w:rPr>
              <w:t>× basic_prem_if(t)]</w:t>
            </w:r>
            <w:r>
              <w:rPr>
                <w:sz w:val="20"/>
                <w:szCs w:val="20"/>
              </w:rPr>
              <w:t xml:space="preserve"> </w:t>
            </w:r>
            <w:r w:rsidRPr="006270D9">
              <w:rPr>
                <w:sz w:val="20"/>
                <w:szCs w:val="20"/>
              </w:rPr>
              <w:t>× op_exp_sen/100</w:t>
            </w:r>
          </w:p>
          <w:p w14:paraId="0D4D1492" w14:textId="77777777" w:rsidR="00F15D7D" w:rsidRDefault="00F15D7D" w:rsidP="00F15D7D">
            <w:pPr>
              <w:jc w:val="left"/>
              <w:rPr>
                <w:sz w:val="20"/>
                <w:szCs w:val="20"/>
              </w:rPr>
            </w:pPr>
            <w:r>
              <w:rPr>
                <w:sz w:val="20"/>
                <w:szCs w:val="20"/>
              </w:rPr>
              <w:t>Else:</w:t>
            </w:r>
          </w:p>
          <w:p w14:paraId="26E8B85F" w14:textId="6F1734F8" w:rsidR="00F15D7D" w:rsidRPr="008D322D" w:rsidRDefault="00F15D7D" w:rsidP="00F15D7D">
            <w:pPr>
              <w:pStyle w:val="ListParagraph"/>
              <w:ind w:left="360"/>
              <w:jc w:val="left"/>
              <w:rPr>
                <w:sz w:val="20"/>
                <w:szCs w:val="20"/>
              </w:rPr>
            </w:pPr>
            <w:r w:rsidRPr="008D322D">
              <w:rPr>
                <w:sz w:val="20"/>
                <w:szCs w:val="20"/>
              </w:rPr>
              <w:t>0</w:t>
            </w:r>
          </w:p>
        </w:tc>
        <w:tc>
          <w:tcPr>
            <w:tcW w:w="1354" w:type="dxa"/>
            <w:vAlign w:val="center"/>
          </w:tcPr>
          <w:p w14:paraId="48F5E5F5" w14:textId="3F552EE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S3.11, S3.12, S3.15, S2.1, S3.13, S3.14, S3.2, S3.9</w:t>
            </w:r>
          </w:p>
        </w:tc>
      </w:tr>
      <w:tr w:rsidR="00F15D7D" w:rsidRPr="007B39D7" w14:paraId="512E5DBC" w14:textId="77777777" w:rsidTr="00F15D7D">
        <w:trPr>
          <w:cantSplit/>
        </w:trPr>
        <w:tc>
          <w:tcPr>
            <w:tcW w:w="662" w:type="dxa"/>
            <w:vAlign w:val="center"/>
          </w:tcPr>
          <w:p w14:paraId="083CCFCA" w14:textId="1102070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S3.11</w:t>
            </w:r>
          </w:p>
        </w:tc>
        <w:tc>
          <w:tcPr>
            <w:tcW w:w="1791" w:type="dxa"/>
            <w:vAlign w:val="center"/>
          </w:tcPr>
          <w:p w14:paraId="1FFC1CA7" w14:textId="10F28A4E" w:rsidR="00F15D7D" w:rsidRDefault="00F15D7D" w:rsidP="00F15D7D">
            <w:pPr>
              <w:jc w:val="left"/>
              <w:rPr>
                <w:sz w:val="20"/>
                <w:szCs w:val="20"/>
              </w:rPr>
            </w:pPr>
            <w:r>
              <w:rPr>
                <w:sz w:val="20"/>
                <w:szCs w:val="20"/>
              </w:rPr>
              <w:t>re_fixed</w:t>
            </w:r>
          </w:p>
        </w:tc>
        <w:tc>
          <w:tcPr>
            <w:tcW w:w="5209" w:type="dxa"/>
            <w:vAlign w:val="center"/>
          </w:tcPr>
          <w:p w14:paraId="25E3E2D9" w14:textId="5FC5AB7B" w:rsidR="00F15D7D" w:rsidRDefault="00F15D7D" w:rsidP="00F15D7D">
            <w:pPr>
              <w:jc w:val="left"/>
              <w:rPr>
                <w:sz w:val="20"/>
                <w:szCs w:val="20"/>
              </w:rPr>
            </w:pPr>
            <w:r>
              <w:rPr>
                <w:sz w:val="20"/>
                <w:szCs w:val="20"/>
              </w:rPr>
              <w:t>Renewal expense per policy</w:t>
            </w:r>
          </w:p>
        </w:tc>
        <w:tc>
          <w:tcPr>
            <w:tcW w:w="1354" w:type="dxa"/>
            <w:vAlign w:val="center"/>
          </w:tcPr>
          <w:p w14:paraId="328270CE" w14:textId="781CBAC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50BF0A96" w14:textId="77777777" w:rsidTr="00F15D7D">
        <w:trPr>
          <w:cantSplit/>
        </w:trPr>
        <w:tc>
          <w:tcPr>
            <w:tcW w:w="662" w:type="dxa"/>
            <w:vAlign w:val="center"/>
          </w:tcPr>
          <w:p w14:paraId="7ACED966" w14:textId="15D4468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S3.12</w:t>
            </w:r>
          </w:p>
        </w:tc>
        <w:tc>
          <w:tcPr>
            <w:tcW w:w="1791" w:type="dxa"/>
            <w:vAlign w:val="center"/>
          </w:tcPr>
          <w:p w14:paraId="6C7711AB" w14:textId="670462FB" w:rsidR="00F15D7D" w:rsidRDefault="00F15D7D" w:rsidP="00F15D7D">
            <w:pPr>
              <w:jc w:val="left"/>
              <w:rPr>
                <w:sz w:val="20"/>
                <w:szCs w:val="20"/>
              </w:rPr>
            </w:pPr>
            <w:r>
              <w:rPr>
                <w:sz w:val="20"/>
                <w:szCs w:val="20"/>
              </w:rPr>
              <w:t>re_pp_sen</w:t>
            </w:r>
          </w:p>
        </w:tc>
        <w:tc>
          <w:tcPr>
            <w:tcW w:w="5209" w:type="dxa"/>
            <w:vAlign w:val="center"/>
          </w:tcPr>
          <w:p w14:paraId="2EEDB174" w14:textId="542F885B"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renewal expense per policy </w:t>
            </w:r>
          </w:p>
        </w:tc>
        <w:tc>
          <w:tcPr>
            <w:tcW w:w="1354" w:type="dxa"/>
            <w:vAlign w:val="center"/>
          </w:tcPr>
          <w:p w14:paraId="6FBD6B01" w14:textId="3F7B149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FDDC9B5" w14:textId="77777777" w:rsidTr="00F15D7D">
        <w:trPr>
          <w:cantSplit/>
        </w:trPr>
        <w:tc>
          <w:tcPr>
            <w:tcW w:w="662" w:type="dxa"/>
            <w:vAlign w:val="center"/>
          </w:tcPr>
          <w:p w14:paraId="4C05F4D5" w14:textId="0BA2584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S3.13</w:t>
            </w:r>
          </w:p>
        </w:tc>
        <w:tc>
          <w:tcPr>
            <w:tcW w:w="1791" w:type="dxa"/>
            <w:vAlign w:val="center"/>
          </w:tcPr>
          <w:p w14:paraId="1B8E6F24" w14:textId="3A899A4E" w:rsidR="00F15D7D" w:rsidRDefault="00F15D7D" w:rsidP="00F15D7D">
            <w:pPr>
              <w:jc w:val="left"/>
              <w:rPr>
                <w:sz w:val="20"/>
                <w:szCs w:val="20"/>
              </w:rPr>
            </w:pPr>
            <w:r>
              <w:rPr>
                <w:sz w:val="20"/>
                <w:szCs w:val="20"/>
              </w:rPr>
              <w:t>re_pc</w:t>
            </w:r>
          </w:p>
        </w:tc>
        <w:tc>
          <w:tcPr>
            <w:tcW w:w="5209" w:type="dxa"/>
            <w:vAlign w:val="center"/>
          </w:tcPr>
          <w:p w14:paraId="424A70CD" w14:textId="0A91417F" w:rsidR="00F15D7D" w:rsidRDefault="00F15D7D" w:rsidP="00F15D7D">
            <w:pPr>
              <w:jc w:val="left"/>
              <w:rPr>
                <w:sz w:val="20"/>
                <w:szCs w:val="20"/>
              </w:rPr>
            </w:pPr>
            <w:r>
              <w:rPr>
                <w:sz w:val="20"/>
                <w:szCs w:val="20"/>
              </w:rPr>
              <w:t>Renewal expense per premium</w:t>
            </w:r>
          </w:p>
        </w:tc>
        <w:tc>
          <w:tcPr>
            <w:tcW w:w="1354" w:type="dxa"/>
            <w:vAlign w:val="center"/>
          </w:tcPr>
          <w:p w14:paraId="3CD62F35" w14:textId="37FB550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16424F8" w14:textId="77777777" w:rsidTr="00F15D7D">
        <w:trPr>
          <w:cantSplit/>
        </w:trPr>
        <w:tc>
          <w:tcPr>
            <w:tcW w:w="662" w:type="dxa"/>
            <w:vAlign w:val="center"/>
          </w:tcPr>
          <w:p w14:paraId="7A903390" w14:textId="6E20535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S3.14</w:t>
            </w:r>
          </w:p>
        </w:tc>
        <w:tc>
          <w:tcPr>
            <w:tcW w:w="1791" w:type="dxa"/>
            <w:vAlign w:val="center"/>
          </w:tcPr>
          <w:p w14:paraId="0917239C" w14:textId="082D536E" w:rsidR="00F15D7D" w:rsidRDefault="00F15D7D" w:rsidP="00F15D7D">
            <w:pPr>
              <w:jc w:val="left"/>
              <w:rPr>
                <w:sz w:val="20"/>
                <w:szCs w:val="20"/>
              </w:rPr>
            </w:pPr>
            <w:r>
              <w:rPr>
                <w:sz w:val="20"/>
                <w:szCs w:val="20"/>
              </w:rPr>
              <w:t>re_pc_sen</w:t>
            </w:r>
          </w:p>
        </w:tc>
        <w:tc>
          <w:tcPr>
            <w:tcW w:w="5209" w:type="dxa"/>
            <w:vAlign w:val="center"/>
          </w:tcPr>
          <w:p w14:paraId="57BDDABB" w14:textId="36870D67"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renewal expense per premium </w:t>
            </w:r>
          </w:p>
        </w:tc>
        <w:tc>
          <w:tcPr>
            <w:tcW w:w="1354" w:type="dxa"/>
            <w:vAlign w:val="center"/>
          </w:tcPr>
          <w:p w14:paraId="297D2794" w14:textId="5929A9A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3533B7CF" w14:textId="77777777" w:rsidTr="00F15D7D">
        <w:trPr>
          <w:cantSplit/>
        </w:trPr>
        <w:tc>
          <w:tcPr>
            <w:tcW w:w="662" w:type="dxa"/>
            <w:vAlign w:val="center"/>
          </w:tcPr>
          <w:p w14:paraId="5EF2F290" w14:textId="692ACE8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S3.15</w:t>
            </w:r>
          </w:p>
        </w:tc>
        <w:tc>
          <w:tcPr>
            <w:tcW w:w="1791" w:type="dxa"/>
            <w:vAlign w:val="center"/>
          </w:tcPr>
          <w:p w14:paraId="295079F2" w14:textId="77777777" w:rsidR="00F15D7D" w:rsidRDefault="00F15D7D" w:rsidP="00F15D7D">
            <w:pPr>
              <w:jc w:val="left"/>
              <w:rPr>
                <w:sz w:val="20"/>
                <w:szCs w:val="20"/>
              </w:rPr>
            </w:pPr>
            <w:r>
              <w:rPr>
                <w:sz w:val="20"/>
                <w:szCs w:val="20"/>
              </w:rPr>
              <w:t>exp_inflation(t)</w:t>
            </w:r>
          </w:p>
        </w:tc>
        <w:tc>
          <w:tcPr>
            <w:tcW w:w="5209" w:type="dxa"/>
            <w:vAlign w:val="center"/>
          </w:tcPr>
          <w:p w14:paraId="0F630784" w14:textId="454927AC" w:rsidR="00F15D7D" w:rsidRDefault="00F15D7D" w:rsidP="00F15D7D">
            <w:pPr>
              <w:jc w:val="left"/>
              <w:rPr>
                <w:sz w:val="20"/>
                <w:szCs w:val="20"/>
              </w:rPr>
            </w:pPr>
            <w:r>
              <w:rPr>
                <w:sz w:val="20"/>
                <w:szCs w:val="20"/>
              </w:rPr>
              <w:t>(1 + inf_pc/100 + inf_sen/100)^((t-1)/12)</w:t>
            </w:r>
          </w:p>
        </w:tc>
        <w:tc>
          <w:tcPr>
            <w:tcW w:w="1354" w:type="dxa"/>
            <w:vAlign w:val="center"/>
          </w:tcPr>
          <w:p w14:paraId="65241B2F" w14:textId="2E5F4E0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S3.16, S3.17</w:t>
            </w:r>
          </w:p>
        </w:tc>
      </w:tr>
      <w:tr w:rsidR="00F15D7D" w:rsidRPr="007B39D7" w14:paraId="43EF1187" w14:textId="77777777" w:rsidTr="00F15D7D">
        <w:trPr>
          <w:cantSplit/>
        </w:trPr>
        <w:tc>
          <w:tcPr>
            <w:tcW w:w="662" w:type="dxa"/>
            <w:vAlign w:val="center"/>
          </w:tcPr>
          <w:p w14:paraId="39EB0D85" w14:textId="2A4216A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S3.16</w:t>
            </w:r>
          </w:p>
        </w:tc>
        <w:tc>
          <w:tcPr>
            <w:tcW w:w="1791" w:type="dxa"/>
            <w:vAlign w:val="center"/>
          </w:tcPr>
          <w:p w14:paraId="09726F7A" w14:textId="7AF73B47" w:rsidR="00F15D7D" w:rsidRDefault="00F15D7D" w:rsidP="00F15D7D">
            <w:pPr>
              <w:jc w:val="left"/>
              <w:rPr>
                <w:sz w:val="20"/>
                <w:szCs w:val="20"/>
              </w:rPr>
            </w:pPr>
            <w:r>
              <w:rPr>
                <w:sz w:val="20"/>
                <w:szCs w:val="20"/>
              </w:rPr>
              <w:t>inf_pc</w:t>
            </w:r>
          </w:p>
        </w:tc>
        <w:tc>
          <w:tcPr>
            <w:tcW w:w="5209" w:type="dxa"/>
            <w:vAlign w:val="center"/>
          </w:tcPr>
          <w:p w14:paraId="062B4BBA" w14:textId="477CA8BB" w:rsidR="00F15D7D" w:rsidRDefault="00F15D7D" w:rsidP="00F15D7D">
            <w:pPr>
              <w:jc w:val="left"/>
              <w:rPr>
                <w:sz w:val="20"/>
                <w:szCs w:val="20"/>
              </w:rPr>
            </w:pPr>
            <w:r>
              <w:rPr>
                <w:sz w:val="20"/>
                <w:szCs w:val="20"/>
              </w:rPr>
              <w:t xml:space="preserve">Annual expense inflation rate </w:t>
            </w:r>
          </w:p>
        </w:tc>
        <w:tc>
          <w:tcPr>
            <w:tcW w:w="1354" w:type="dxa"/>
            <w:vAlign w:val="center"/>
          </w:tcPr>
          <w:p w14:paraId="4604DF15" w14:textId="54183BF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BCEA504" w14:textId="77777777" w:rsidTr="00F15D7D">
        <w:trPr>
          <w:cantSplit/>
        </w:trPr>
        <w:tc>
          <w:tcPr>
            <w:tcW w:w="662" w:type="dxa"/>
            <w:vAlign w:val="center"/>
          </w:tcPr>
          <w:p w14:paraId="45804D45" w14:textId="446B663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S3.17</w:t>
            </w:r>
          </w:p>
        </w:tc>
        <w:tc>
          <w:tcPr>
            <w:tcW w:w="1791" w:type="dxa"/>
            <w:vAlign w:val="center"/>
          </w:tcPr>
          <w:p w14:paraId="6621391D" w14:textId="2B5136AE" w:rsidR="00F15D7D" w:rsidRDefault="00F15D7D" w:rsidP="00F15D7D">
            <w:pPr>
              <w:jc w:val="left"/>
              <w:rPr>
                <w:sz w:val="20"/>
                <w:szCs w:val="20"/>
              </w:rPr>
            </w:pPr>
            <w:r>
              <w:rPr>
                <w:sz w:val="20"/>
                <w:szCs w:val="20"/>
              </w:rPr>
              <w:t>inf_sen</w:t>
            </w:r>
          </w:p>
        </w:tc>
        <w:tc>
          <w:tcPr>
            <w:tcW w:w="5209" w:type="dxa"/>
            <w:vAlign w:val="center"/>
          </w:tcPr>
          <w:p w14:paraId="3FBCB3D6" w14:textId="4E5822C7" w:rsidR="00F15D7D" w:rsidRDefault="00F15D7D" w:rsidP="00F15D7D">
            <w:pPr>
              <w:jc w:val="left"/>
              <w:rPr>
                <w:sz w:val="20"/>
                <w:szCs w:val="20"/>
              </w:rPr>
            </w:pPr>
            <w:r>
              <w:rPr>
                <w:sz w:val="20"/>
                <w:szCs w:val="20"/>
              </w:rPr>
              <w:t>Expense inflation sensitivity factor</w:t>
            </w:r>
          </w:p>
        </w:tc>
        <w:tc>
          <w:tcPr>
            <w:tcW w:w="1354" w:type="dxa"/>
            <w:vAlign w:val="center"/>
          </w:tcPr>
          <w:p w14:paraId="454BE64B" w14:textId="705C186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DDCF9B0" w14:textId="77777777" w:rsidTr="00F15D7D">
        <w:trPr>
          <w:cantSplit/>
        </w:trPr>
        <w:tc>
          <w:tcPr>
            <w:tcW w:w="662" w:type="dxa"/>
            <w:vAlign w:val="center"/>
          </w:tcPr>
          <w:p w14:paraId="28440C38" w14:textId="673E627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S3.18</w:t>
            </w:r>
          </w:p>
        </w:tc>
        <w:tc>
          <w:tcPr>
            <w:tcW w:w="1791" w:type="dxa"/>
            <w:vAlign w:val="center"/>
          </w:tcPr>
          <w:p w14:paraId="559583B4" w14:textId="74482985" w:rsidR="00F15D7D" w:rsidRDefault="00F15D7D" w:rsidP="00F15D7D">
            <w:pPr>
              <w:jc w:val="left"/>
              <w:rPr>
                <w:sz w:val="20"/>
                <w:szCs w:val="20"/>
              </w:rPr>
            </w:pPr>
            <w:r>
              <w:rPr>
                <w:sz w:val="20"/>
                <w:szCs w:val="20"/>
              </w:rPr>
              <w:t>invt_exp_if(t)</w:t>
            </w:r>
          </w:p>
        </w:tc>
        <w:tc>
          <w:tcPr>
            <w:tcW w:w="5209" w:type="dxa"/>
            <w:vAlign w:val="center"/>
          </w:tcPr>
          <w:p w14:paraId="63EA758B" w14:textId="4853CF7E" w:rsidR="00F15D7D" w:rsidRDefault="00F15D7D" w:rsidP="00F15D7D">
            <w:pPr>
              <w:jc w:val="left"/>
              <w:rPr>
                <w:sz w:val="20"/>
                <w:szCs w:val="20"/>
              </w:rPr>
            </w:pPr>
            <w:r>
              <w:rPr>
                <w:sz w:val="20"/>
                <w:szCs w:val="20"/>
              </w:rPr>
              <w:t xml:space="preserve">av_ad(t) </w:t>
            </w:r>
            <w:r w:rsidRPr="001D54CD">
              <w:rPr>
                <w:sz w:val="20"/>
                <w:szCs w:val="20"/>
              </w:rPr>
              <w:t>×</w:t>
            </w:r>
            <w:r>
              <w:rPr>
                <w:sz w:val="20"/>
                <w:szCs w:val="20"/>
              </w:rPr>
              <w:t xml:space="preserve"> </w:t>
            </w:r>
            <w:r w:rsidRPr="007B39D7">
              <w:rPr>
                <w:rFonts w:cstheme="minorHAnsi"/>
                <w:sz w:val="20"/>
                <w:szCs w:val="20"/>
              </w:rPr>
              <w:t>m_fm</w:t>
            </w:r>
            <w:r>
              <w:rPr>
                <w:rFonts w:cstheme="minorHAnsi"/>
                <w:sz w:val="20"/>
                <w:szCs w:val="20"/>
              </w:rPr>
              <w:t>e</w:t>
            </w:r>
            <w:r w:rsidRPr="007B39D7">
              <w:rPr>
                <w:rFonts w:cstheme="minorHAnsi"/>
                <w:sz w:val="20"/>
                <w:szCs w:val="20"/>
              </w:rPr>
              <w:t>_pc</w:t>
            </w:r>
            <w:r>
              <w:rPr>
                <w:sz w:val="20"/>
                <w:szCs w:val="20"/>
              </w:rPr>
              <w:t xml:space="preserve"> </w:t>
            </w:r>
            <w:r w:rsidRPr="004611E7">
              <w:rPr>
                <w:sz w:val="20"/>
                <w:szCs w:val="20"/>
              </w:rPr>
              <w:t>×</w:t>
            </w:r>
            <w:r>
              <w:rPr>
                <w:sz w:val="20"/>
                <w:szCs w:val="20"/>
              </w:rPr>
              <w:t xml:space="preserve"> </w:t>
            </w:r>
            <w:r w:rsidRPr="00506A37">
              <w:rPr>
                <w:sz w:val="20"/>
                <w:szCs w:val="20"/>
              </w:rPr>
              <w:t>no_pols_ifsm(t)</w:t>
            </w:r>
          </w:p>
        </w:tc>
        <w:tc>
          <w:tcPr>
            <w:tcW w:w="1354" w:type="dxa"/>
            <w:vAlign w:val="center"/>
          </w:tcPr>
          <w:p w14:paraId="34AC3794" w14:textId="18205A18"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S1.43, S3.19, S2.1</w:t>
            </w:r>
          </w:p>
        </w:tc>
      </w:tr>
      <w:tr w:rsidR="00F15D7D" w:rsidRPr="007B39D7" w14:paraId="6E914F5B" w14:textId="77777777" w:rsidTr="00F15D7D">
        <w:trPr>
          <w:cantSplit/>
        </w:trPr>
        <w:tc>
          <w:tcPr>
            <w:tcW w:w="662" w:type="dxa"/>
            <w:vAlign w:val="center"/>
          </w:tcPr>
          <w:p w14:paraId="239BA2A9" w14:textId="5F54586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S3.19</w:t>
            </w:r>
          </w:p>
        </w:tc>
        <w:tc>
          <w:tcPr>
            <w:tcW w:w="1791" w:type="dxa"/>
            <w:vAlign w:val="center"/>
          </w:tcPr>
          <w:p w14:paraId="24BBE9D2" w14:textId="0230D45A" w:rsidR="00F15D7D" w:rsidRDefault="00F15D7D" w:rsidP="00F15D7D">
            <w:pPr>
              <w:jc w:val="left"/>
              <w:rPr>
                <w:sz w:val="20"/>
                <w:szCs w:val="20"/>
              </w:rPr>
            </w:pPr>
            <w:r w:rsidRPr="007B39D7">
              <w:rPr>
                <w:rFonts w:cstheme="minorHAnsi"/>
                <w:sz w:val="20"/>
                <w:szCs w:val="20"/>
              </w:rPr>
              <w:t>m_</w:t>
            </w:r>
            <w:r>
              <w:rPr>
                <w:rFonts w:cstheme="minorHAnsi"/>
                <w:sz w:val="20"/>
                <w:szCs w:val="20"/>
              </w:rPr>
              <w:t>fme</w:t>
            </w:r>
            <w:r w:rsidRPr="007B39D7">
              <w:rPr>
                <w:rFonts w:cstheme="minorHAnsi"/>
                <w:sz w:val="20"/>
                <w:szCs w:val="20"/>
              </w:rPr>
              <w:t>_pc</w:t>
            </w:r>
          </w:p>
        </w:tc>
        <w:tc>
          <w:tcPr>
            <w:tcW w:w="5209" w:type="dxa"/>
            <w:vAlign w:val="center"/>
          </w:tcPr>
          <w:p w14:paraId="5805EF39" w14:textId="69229ABA" w:rsidR="00F15D7D" w:rsidRDefault="00F15D7D" w:rsidP="00F15D7D">
            <w:pPr>
              <w:jc w:val="left"/>
              <w:rPr>
                <w:sz w:val="20"/>
                <w:szCs w:val="20"/>
              </w:rPr>
            </w:pPr>
            <w:r>
              <w:rPr>
                <w:rFonts w:cstheme="minorHAnsi"/>
                <w:sz w:val="20"/>
              </w:rPr>
              <w:t>(ann_fme_pc + fme_sen)/12</w:t>
            </w:r>
          </w:p>
        </w:tc>
        <w:tc>
          <w:tcPr>
            <w:tcW w:w="1354" w:type="dxa"/>
            <w:vAlign w:val="center"/>
          </w:tcPr>
          <w:p w14:paraId="76B73C4D" w14:textId="2C2D132D"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S3.20, S3.21</w:t>
            </w:r>
          </w:p>
        </w:tc>
      </w:tr>
      <w:tr w:rsidR="00F15D7D" w:rsidRPr="007B39D7" w14:paraId="4654162A" w14:textId="77777777" w:rsidTr="00F15D7D">
        <w:trPr>
          <w:cantSplit/>
        </w:trPr>
        <w:tc>
          <w:tcPr>
            <w:tcW w:w="662" w:type="dxa"/>
            <w:vAlign w:val="center"/>
          </w:tcPr>
          <w:p w14:paraId="2DE84DF8" w14:textId="41D14EB3"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S3.20</w:t>
            </w:r>
          </w:p>
        </w:tc>
        <w:tc>
          <w:tcPr>
            <w:tcW w:w="1791" w:type="dxa"/>
            <w:vAlign w:val="center"/>
          </w:tcPr>
          <w:p w14:paraId="4403F272" w14:textId="567CBC2C" w:rsidR="00F15D7D" w:rsidRDefault="00F15D7D" w:rsidP="00F15D7D">
            <w:pPr>
              <w:jc w:val="left"/>
              <w:rPr>
                <w:sz w:val="20"/>
                <w:szCs w:val="20"/>
              </w:rPr>
            </w:pPr>
            <w:r>
              <w:rPr>
                <w:rFonts w:cstheme="minorHAnsi"/>
                <w:sz w:val="20"/>
              </w:rPr>
              <w:t>ann_fme_pc</w:t>
            </w:r>
          </w:p>
        </w:tc>
        <w:tc>
          <w:tcPr>
            <w:tcW w:w="5209" w:type="dxa"/>
            <w:vAlign w:val="center"/>
          </w:tcPr>
          <w:p w14:paraId="6678CC1A" w14:textId="54690A5A" w:rsidR="00F15D7D" w:rsidRDefault="00F15D7D" w:rsidP="00F15D7D">
            <w:pPr>
              <w:jc w:val="left"/>
              <w:rPr>
                <w:sz w:val="20"/>
                <w:szCs w:val="20"/>
              </w:rPr>
            </w:pPr>
            <w:r>
              <w:rPr>
                <w:rFonts w:cstheme="minorHAnsi"/>
                <w:sz w:val="20"/>
              </w:rPr>
              <w:t>Annual fund management expense</w:t>
            </w:r>
          </w:p>
        </w:tc>
        <w:tc>
          <w:tcPr>
            <w:tcW w:w="1354" w:type="dxa"/>
            <w:vAlign w:val="center"/>
          </w:tcPr>
          <w:p w14:paraId="433AEAF2" w14:textId="7B24DD84"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BDF64D4" w14:textId="77777777" w:rsidTr="00F15D7D">
        <w:trPr>
          <w:cantSplit/>
        </w:trPr>
        <w:tc>
          <w:tcPr>
            <w:tcW w:w="662" w:type="dxa"/>
            <w:vAlign w:val="center"/>
          </w:tcPr>
          <w:p w14:paraId="7872AB92" w14:textId="15C5019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S3.21</w:t>
            </w:r>
          </w:p>
        </w:tc>
        <w:tc>
          <w:tcPr>
            <w:tcW w:w="1791" w:type="dxa"/>
            <w:vAlign w:val="center"/>
          </w:tcPr>
          <w:p w14:paraId="622CF753" w14:textId="0F1E1808" w:rsidR="00F15D7D" w:rsidRDefault="00F15D7D" w:rsidP="00F15D7D">
            <w:pPr>
              <w:jc w:val="left"/>
              <w:rPr>
                <w:sz w:val="20"/>
                <w:szCs w:val="20"/>
              </w:rPr>
            </w:pPr>
            <w:r>
              <w:rPr>
                <w:rFonts w:cstheme="minorHAnsi"/>
                <w:sz w:val="20"/>
              </w:rPr>
              <w:t>fme_sen</w:t>
            </w:r>
          </w:p>
        </w:tc>
        <w:tc>
          <w:tcPr>
            <w:tcW w:w="5209" w:type="dxa"/>
            <w:vAlign w:val="center"/>
          </w:tcPr>
          <w:p w14:paraId="72190B95" w14:textId="16B66B80" w:rsidR="00F15D7D" w:rsidRDefault="00F15D7D" w:rsidP="00F15D7D">
            <w:pPr>
              <w:jc w:val="left"/>
              <w:rPr>
                <w:sz w:val="20"/>
                <w:szCs w:val="20"/>
              </w:rPr>
            </w:pPr>
            <w:r>
              <w:rPr>
                <w:rFonts w:cstheme="minorHAnsi"/>
                <w:sz w:val="20"/>
              </w:rPr>
              <w:t>The sensitivity factor applied to the annual fund management expense</w:t>
            </w:r>
          </w:p>
        </w:tc>
        <w:tc>
          <w:tcPr>
            <w:tcW w:w="1354" w:type="dxa"/>
            <w:vAlign w:val="center"/>
          </w:tcPr>
          <w:p w14:paraId="45DE4A91" w14:textId="1A8182D7"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F74AF78" w14:textId="77777777" w:rsidTr="00F15D7D">
        <w:trPr>
          <w:cantSplit/>
        </w:trPr>
        <w:tc>
          <w:tcPr>
            <w:tcW w:w="662" w:type="dxa"/>
            <w:vAlign w:val="center"/>
          </w:tcPr>
          <w:p w14:paraId="119D2ECC" w14:textId="41DAF28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S3.22</w:t>
            </w:r>
          </w:p>
        </w:tc>
        <w:tc>
          <w:tcPr>
            <w:tcW w:w="1791" w:type="dxa"/>
            <w:vAlign w:val="center"/>
          </w:tcPr>
          <w:p w14:paraId="5618FF41" w14:textId="77E4DD08" w:rsidR="00F15D7D" w:rsidRDefault="00F15D7D" w:rsidP="00F15D7D">
            <w:pPr>
              <w:jc w:val="left"/>
              <w:rPr>
                <w:sz w:val="20"/>
                <w:szCs w:val="20"/>
              </w:rPr>
            </w:pPr>
            <w:r>
              <w:rPr>
                <w:sz w:val="20"/>
                <w:szCs w:val="20"/>
              </w:rPr>
              <w:t>comm_if(t)</w:t>
            </w:r>
          </w:p>
        </w:tc>
        <w:tc>
          <w:tcPr>
            <w:tcW w:w="5209" w:type="dxa"/>
            <w:vAlign w:val="center"/>
          </w:tcPr>
          <w:p w14:paraId="1DF0BC4C" w14:textId="511220CD" w:rsidR="00F15D7D" w:rsidRDefault="00F15D7D" w:rsidP="00F15D7D">
            <w:pPr>
              <w:jc w:val="left"/>
              <w:rPr>
                <w:sz w:val="20"/>
                <w:szCs w:val="20"/>
              </w:rPr>
            </w:pPr>
            <w:r>
              <w:rPr>
                <w:sz w:val="20"/>
                <w:szCs w:val="20"/>
              </w:rPr>
              <w:t>(</w:t>
            </w:r>
            <w:r w:rsidRPr="00887FC1">
              <w:rPr>
                <w:sz w:val="20"/>
                <w:szCs w:val="20"/>
              </w:rPr>
              <w:t>comm</w:t>
            </w:r>
            <w:r>
              <w:rPr>
                <w:sz w:val="20"/>
                <w:szCs w:val="20"/>
              </w:rPr>
              <w:t>_basic</w:t>
            </w:r>
            <w:r w:rsidRPr="00887FC1">
              <w:rPr>
                <w:sz w:val="20"/>
                <w:szCs w:val="20"/>
              </w:rPr>
              <w:t>_pc</w:t>
            </w:r>
            <w:r>
              <w:rPr>
                <w:sz w:val="20"/>
                <w:szCs w:val="20"/>
              </w:rPr>
              <w:t>(t)/100)</w:t>
            </w:r>
            <w:r w:rsidRPr="00887FC1">
              <w:rPr>
                <w:sz w:val="20"/>
                <w:szCs w:val="20"/>
              </w:rPr>
              <w:t xml:space="preserve"> ×</w:t>
            </w:r>
            <w:r>
              <w:rPr>
                <w:sz w:val="20"/>
                <w:szCs w:val="20"/>
              </w:rPr>
              <w:t xml:space="preserve"> (comm_sen/100) </w:t>
            </w:r>
          </w:p>
          <w:p w14:paraId="7492236C" w14:textId="62CA6B96" w:rsidR="00F15D7D" w:rsidRDefault="00F15D7D" w:rsidP="00F15D7D">
            <w:pPr>
              <w:jc w:val="left"/>
              <w:rPr>
                <w:sz w:val="20"/>
                <w:szCs w:val="20"/>
              </w:rPr>
            </w:pPr>
            <w:r w:rsidRPr="00887FC1">
              <w:rPr>
                <w:sz w:val="20"/>
                <w:szCs w:val="20"/>
              </w:rPr>
              <w:t>×</w:t>
            </w:r>
            <w:r>
              <w:rPr>
                <w:sz w:val="20"/>
                <w:szCs w:val="20"/>
              </w:rPr>
              <w:t xml:space="preserve"> basic_prem_if(t) + (</w:t>
            </w:r>
            <w:r w:rsidRPr="00887FC1">
              <w:rPr>
                <w:sz w:val="20"/>
                <w:szCs w:val="20"/>
              </w:rPr>
              <w:t>comm</w:t>
            </w:r>
            <w:r>
              <w:rPr>
                <w:sz w:val="20"/>
                <w:szCs w:val="20"/>
              </w:rPr>
              <w:t>_topup</w:t>
            </w:r>
            <w:r w:rsidRPr="00887FC1">
              <w:rPr>
                <w:sz w:val="20"/>
                <w:szCs w:val="20"/>
              </w:rPr>
              <w:t>_pc</w:t>
            </w:r>
            <w:r>
              <w:rPr>
                <w:sz w:val="20"/>
                <w:szCs w:val="20"/>
              </w:rPr>
              <w:t>(t)/100)</w:t>
            </w:r>
            <w:r w:rsidRPr="00887FC1">
              <w:rPr>
                <w:sz w:val="20"/>
                <w:szCs w:val="20"/>
              </w:rPr>
              <w:t xml:space="preserve"> </w:t>
            </w:r>
          </w:p>
          <w:p w14:paraId="180554D4" w14:textId="0440B590" w:rsidR="00F15D7D" w:rsidRDefault="00F15D7D" w:rsidP="00F15D7D">
            <w:pPr>
              <w:jc w:val="left"/>
              <w:rPr>
                <w:sz w:val="20"/>
                <w:szCs w:val="20"/>
              </w:rPr>
            </w:pPr>
            <w:r w:rsidRPr="00887FC1">
              <w:rPr>
                <w:sz w:val="20"/>
                <w:szCs w:val="20"/>
              </w:rPr>
              <w:t>×</w:t>
            </w:r>
            <w:r>
              <w:rPr>
                <w:sz w:val="20"/>
                <w:szCs w:val="20"/>
              </w:rPr>
              <w:t xml:space="preserve"> topup_prem_if(t)</w:t>
            </w:r>
          </w:p>
        </w:tc>
        <w:tc>
          <w:tcPr>
            <w:tcW w:w="1354" w:type="dxa"/>
            <w:vAlign w:val="center"/>
          </w:tcPr>
          <w:p w14:paraId="1F94184B" w14:textId="75852F1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S3.23, S3.24, S3.2, S3.25, S3.3</w:t>
            </w:r>
          </w:p>
        </w:tc>
      </w:tr>
      <w:tr w:rsidR="00F15D7D" w:rsidRPr="007B39D7" w14:paraId="15A8BF64" w14:textId="77777777" w:rsidTr="00F15D7D">
        <w:trPr>
          <w:cantSplit/>
        </w:trPr>
        <w:tc>
          <w:tcPr>
            <w:tcW w:w="662" w:type="dxa"/>
            <w:vAlign w:val="center"/>
          </w:tcPr>
          <w:p w14:paraId="1DB4D35B" w14:textId="0796AB0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S3.23</w:t>
            </w:r>
          </w:p>
        </w:tc>
        <w:tc>
          <w:tcPr>
            <w:tcW w:w="1791" w:type="dxa"/>
            <w:vAlign w:val="center"/>
          </w:tcPr>
          <w:p w14:paraId="3D1D0088" w14:textId="0D84C7D8" w:rsidR="00F15D7D" w:rsidRDefault="00F15D7D" w:rsidP="00F15D7D">
            <w:pPr>
              <w:jc w:val="left"/>
              <w:rPr>
                <w:sz w:val="20"/>
                <w:szCs w:val="20"/>
              </w:rPr>
            </w:pPr>
            <w:r w:rsidRPr="00887FC1">
              <w:rPr>
                <w:sz w:val="20"/>
                <w:szCs w:val="20"/>
              </w:rPr>
              <w:t>comm</w:t>
            </w:r>
            <w:r>
              <w:rPr>
                <w:sz w:val="20"/>
                <w:szCs w:val="20"/>
              </w:rPr>
              <w:t>_basic</w:t>
            </w:r>
            <w:r w:rsidRPr="00887FC1">
              <w:rPr>
                <w:sz w:val="20"/>
                <w:szCs w:val="20"/>
              </w:rPr>
              <w:t>_pc</w:t>
            </w:r>
            <w:r>
              <w:rPr>
                <w:sz w:val="20"/>
                <w:szCs w:val="20"/>
              </w:rPr>
              <w:t>(t)</w:t>
            </w:r>
          </w:p>
        </w:tc>
        <w:tc>
          <w:tcPr>
            <w:tcW w:w="5209" w:type="dxa"/>
            <w:vAlign w:val="center"/>
          </w:tcPr>
          <w:p w14:paraId="1CAA3D45" w14:textId="0ECBE314" w:rsidR="00F15D7D" w:rsidRDefault="00F15D7D" w:rsidP="00F15D7D">
            <w:pPr>
              <w:jc w:val="left"/>
              <w:rPr>
                <w:sz w:val="20"/>
                <w:szCs w:val="20"/>
              </w:rPr>
            </w:pPr>
            <w:r>
              <w:rPr>
                <w:sz w:val="20"/>
                <w:szCs w:val="20"/>
              </w:rPr>
              <w:t xml:space="preserve">The commission rate applies to basic premium in month t. </w:t>
            </w:r>
          </w:p>
        </w:tc>
        <w:tc>
          <w:tcPr>
            <w:tcW w:w="1354" w:type="dxa"/>
            <w:vAlign w:val="center"/>
          </w:tcPr>
          <w:p w14:paraId="49FD4E11" w14:textId="1037980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29E6EE85" w14:textId="77777777" w:rsidTr="00F15D7D">
        <w:trPr>
          <w:cantSplit/>
        </w:trPr>
        <w:tc>
          <w:tcPr>
            <w:tcW w:w="662" w:type="dxa"/>
            <w:vAlign w:val="center"/>
          </w:tcPr>
          <w:p w14:paraId="6EED14F1" w14:textId="3A2C667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S3.24</w:t>
            </w:r>
          </w:p>
        </w:tc>
        <w:tc>
          <w:tcPr>
            <w:tcW w:w="1791" w:type="dxa"/>
            <w:vAlign w:val="center"/>
          </w:tcPr>
          <w:p w14:paraId="18495312" w14:textId="15B92E2F" w:rsidR="00F15D7D" w:rsidRDefault="00F15D7D" w:rsidP="00F15D7D">
            <w:pPr>
              <w:jc w:val="left"/>
              <w:rPr>
                <w:sz w:val="20"/>
                <w:szCs w:val="20"/>
              </w:rPr>
            </w:pPr>
            <w:r>
              <w:rPr>
                <w:sz w:val="20"/>
                <w:szCs w:val="20"/>
              </w:rPr>
              <w:t>comm_sen</w:t>
            </w:r>
          </w:p>
        </w:tc>
        <w:tc>
          <w:tcPr>
            <w:tcW w:w="5209" w:type="dxa"/>
            <w:vAlign w:val="center"/>
          </w:tcPr>
          <w:p w14:paraId="50049435" w14:textId="4C3942B4" w:rsidR="00F15D7D" w:rsidRDefault="00F15D7D" w:rsidP="00F15D7D">
            <w:pPr>
              <w:jc w:val="left"/>
              <w:rPr>
                <w:sz w:val="20"/>
                <w:szCs w:val="20"/>
              </w:rPr>
            </w:pPr>
            <w:r>
              <w:rPr>
                <w:sz w:val="20"/>
                <w:szCs w:val="20"/>
              </w:rPr>
              <w:t>The sensitivity factor applies to the basic commission rate.</w:t>
            </w:r>
          </w:p>
        </w:tc>
        <w:tc>
          <w:tcPr>
            <w:tcW w:w="1354" w:type="dxa"/>
            <w:vAlign w:val="center"/>
          </w:tcPr>
          <w:p w14:paraId="5AB697B5" w14:textId="5158321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806B793" w14:textId="77777777" w:rsidTr="00F15D7D">
        <w:trPr>
          <w:cantSplit/>
        </w:trPr>
        <w:tc>
          <w:tcPr>
            <w:tcW w:w="662" w:type="dxa"/>
            <w:vAlign w:val="center"/>
          </w:tcPr>
          <w:p w14:paraId="105752C8" w14:textId="5464AAA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S3.25</w:t>
            </w:r>
          </w:p>
        </w:tc>
        <w:tc>
          <w:tcPr>
            <w:tcW w:w="1791" w:type="dxa"/>
            <w:vAlign w:val="center"/>
          </w:tcPr>
          <w:p w14:paraId="010F7CBB" w14:textId="4513401A" w:rsidR="00F15D7D" w:rsidRDefault="00F15D7D" w:rsidP="00F15D7D">
            <w:pPr>
              <w:jc w:val="left"/>
              <w:rPr>
                <w:sz w:val="20"/>
                <w:szCs w:val="20"/>
              </w:rPr>
            </w:pPr>
            <w:r w:rsidRPr="00887FC1">
              <w:rPr>
                <w:sz w:val="20"/>
                <w:szCs w:val="20"/>
              </w:rPr>
              <w:t>comm</w:t>
            </w:r>
            <w:r>
              <w:rPr>
                <w:sz w:val="20"/>
                <w:szCs w:val="20"/>
              </w:rPr>
              <w:t>_topup</w:t>
            </w:r>
            <w:r w:rsidRPr="00887FC1">
              <w:rPr>
                <w:sz w:val="20"/>
                <w:szCs w:val="20"/>
              </w:rPr>
              <w:t>_pc</w:t>
            </w:r>
            <w:r>
              <w:rPr>
                <w:sz w:val="20"/>
                <w:szCs w:val="20"/>
              </w:rPr>
              <w:t>(t)</w:t>
            </w:r>
          </w:p>
        </w:tc>
        <w:tc>
          <w:tcPr>
            <w:tcW w:w="5209" w:type="dxa"/>
            <w:vAlign w:val="center"/>
          </w:tcPr>
          <w:p w14:paraId="4A30BCA4" w14:textId="3ED329E5" w:rsidR="00F15D7D" w:rsidRDefault="00F15D7D" w:rsidP="00F15D7D">
            <w:pPr>
              <w:jc w:val="left"/>
              <w:rPr>
                <w:sz w:val="20"/>
                <w:szCs w:val="20"/>
              </w:rPr>
            </w:pPr>
            <w:r>
              <w:rPr>
                <w:sz w:val="20"/>
                <w:szCs w:val="20"/>
              </w:rPr>
              <w:t xml:space="preserve">The commission rate applies to top-up premium in month t. </w:t>
            </w:r>
          </w:p>
        </w:tc>
        <w:tc>
          <w:tcPr>
            <w:tcW w:w="1354" w:type="dxa"/>
            <w:vAlign w:val="center"/>
          </w:tcPr>
          <w:p w14:paraId="4AC1CDF3" w14:textId="2CB1EEC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2F589DA" w14:textId="77777777" w:rsidTr="00F15D7D">
        <w:trPr>
          <w:cantSplit/>
        </w:trPr>
        <w:tc>
          <w:tcPr>
            <w:tcW w:w="662" w:type="dxa"/>
            <w:vAlign w:val="center"/>
          </w:tcPr>
          <w:p w14:paraId="0A7C473E" w14:textId="34F4331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S3.26</w:t>
            </w:r>
          </w:p>
        </w:tc>
        <w:tc>
          <w:tcPr>
            <w:tcW w:w="1791" w:type="dxa"/>
            <w:vAlign w:val="center"/>
          </w:tcPr>
          <w:p w14:paraId="5CC5D549" w14:textId="3D54152E" w:rsidR="00F15D7D" w:rsidRDefault="00F15D7D" w:rsidP="00F15D7D">
            <w:pPr>
              <w:jc w:val="left"/>
              <w:rPr>
                <w:sz w:val="20"/>
                <w:szCs w:val="20"/>
              </w:rPr>
            </w:pPr>
            <w:r>
              <w:rPr>
                <w:sz w:val="20"/>
                <w:szCs w:val="20"/>
              </w:rPr>
              <w:t>ovrd_if(t)</w:t>
            </w:r>
          </w:p>
        </w:tc>
        <w:tc>
          <w:tcPr>
            <w:tcW w:w="5209" w:type="dxa"/>
            <w:vAlign w:val="center"/>
          </w:tcPr>
          <w:p w14:paraId="2C944177" w14:textId="54D4A93E" w:rsidR="00F15D7D" w:rsidRPr="004611E7" w:rsidRDefault="00F15D7D" w:rsidP="00F15D7D">
            <w:pPr>
              <w:jc w:val="left"/>
              <w:rPr>
                <w:sz w:val="20"/>
                <w:szCs w:val="20"/>
              </w:rPr>
            </w:pPr>
            <w:r w:rsidRPr="004611E7">
              <w:rPr>
                <w:sz w:val="20"/>
                <w:szCs w:val="20"/>
              </w:rPr>
              <w:t>(ovrd_pc(t)/100) × (ovrd_sen/100) × basic_prem_if(t)</w:t>
            </w:r>
          </w:p>
        </w:tc>
        <w:tc>
          <w:tcPr>
            <w:tcW w:w="1354" w:type="dxa"/>
            <w:vAlign w:val="center"/>
          </w:tcPr>
          <w:p w14:paraId="4EA033F1" w14:textId="412249C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S3.27, S3.28, S3.2</w:t>
            </w:r>
          </w:p>
        </w:tc>
      </w:tr>
      <w:tr w:rsidR="00F15D7D" w:rsidRPr="007B39D7" w14:paraId="27DB7437" w14:textId="77777777" w:rsidTr="00F15D7D">
        <w:trPr>
          <w:cantSplit/>
        </w:trPr>
        <w:tc>
          <w:tcPr>
            <w:tcW w:w="662" w:type="dxa"/>
            <w:vAlign w:val="center"/>
          </w:tcPr>
          <w:p w14:paraId="50B66036" w14:textId="1759ED4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S3.27</w:t>
            </w:r>
          </w:p>
        </w:tc>
        <w:tc>
          <w:tcPr>
            <w:tcW w:w="1791" w:type="dxa"/>
            <w:vAlign w:val="center"/>
          </w:tcPr>
          <w:p w14:paraId="7F95E6BB" w14:textId="2CE5493B" w:rsidR="00F15D7D" w:rsidRDefault="00F15D7D" w:rsidP="00F15D7D">
            <w:pPr>
              <w:jc w:val="left"/>
              <w:rPr>
                <w:sz w:val="20"/>
                <w:szCs w:val="20"/>
              </w:rPr>
            </w:pPr>
            <w:r>
              <w:rPr>
                <w:sz w:val="20"/>
                <w:szCs w:val="20"/>
              </w:rPr>
              <w:t>ovrd_pc(t)</w:t>
            </w:r>
          </w:p>
        </w:tc>
        <w:tc>
          <w:tcPr>
            <w:tcW w:w="5209" w:type="dxa"/>
            <w:vAlign w:val="center"/>
          </w:tcPr>
          <w:p w14:paraId="34C1A273" w14:textId="274ABB8C" w:rsidR="00F15D7D" w:rsidRDefault="00F15D7D" w:rsidP="00B77169">
            <w:pPr>
              <w:jc w:val="left"/>
              <w:rPr>
                <w:sz w:val="20"/>
                <w:szCs w:val="20"/>
              </w:rPr>
            </w:pPr>
            <w:r>
              <w:rPr>
                <w:sz w:val="20"/>
                <w:szCs w:val="20"/>
              </w:rPr>
              <w:t>The overriding commission</w:t>
            </w:r>
            <w:r w:rsidR="004A1EFC">
              <w:rPr>
                <w:sz w:val="20"/>
                <w:szCs w:val="20"/>
              </w:rPr>
              <w:t xml:space="preserve"> rate</w:t>
            </w:r>
            <w:r>
              <w:rPr>
                <w:sz w:val="20"/>
                <w:szCs w:val="20"/>
              </w:rPr>
              <w:t xml:space="preserve"> applies to basic premium in month t. </w:t>
            </w:r>
          </w:p>
        </w:tc>
        <w:tc>
          <w:tcPr>
            <w:tcW w:w="1354" w:type="dxa"/>
            <w:vAlign w:val="center"/>
          </w:tcPr>
          <w:p w14:paraId="0381DBD7" w14:textId="2DB343B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DE685C6" w14:textId="77777777" w:rsidTr="00F15D7D">
        <w:trPr>
          <w:cantSplit/>
        </w:trPr>
        <w:tc>
          <w:tcPr>
            <w:tcW w:w="662" w:type="dxa"/>
            <w:vAlign w:val="center"/>
          </w:tcPr>
          <w:p w14:paraId="290622CC" w14:textId="6FF16FE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S3.28</w:t>
            </w:r>
          </w:p>
        </w:tc>
        <w:tc>
          <w:tcPr>
            <w:tcW w:w="1791" w:type="dxa"/>
            <w:vAlign w:val="center"/>
          </w:tcPr>
          <w:p w14:paraId="6B71A427" w14:textId="076FF501" w:rsidR="00F15D7D" w:rsidRDefault="00F15D7D" w:rsidP="00F15D7D">
            <w:pPr>
              <w:jc w:val="left"/>
              <w:rPr>
                <w:sz w:val="20"/>
                <w:szCs w:val="20"/>
              </w:rPr>
            </w:pPr>
            <w:r>
              <w:rPr>
                <w:sz w:val="20"/>
                <w:szCs w:val="20"/>
              </w:rPr>
              <w:t>ovrd_sen</w:t>
            </w:r>
          </w:p>
        </w:tc>
        <w:tc>
          <w:tcPr>
            <w:tcW w:w="5209" w:type="dxa"/>
            <w:vAlign w:val="center"/>
          </w:tcPr>
          <w:p w14:paraId="01B36747" w14:textId="0600BA02" w:rsidR="00F15D7D" w:rsidRDefault="00F15D7D" w:rsidP="00F15D7D">
            <w:pPr>
              <w:jc w:val="left"/>
              <w:rPr>
                <w:sz w:val="20"/>
                <w:szCs w:val="20"/>
              </w:rPr>
            </w:pPr>
            <w:r>
              <w:rPr>
                <w:sz w:val="20"/>
                <w:szCs w:val="20"/>
              </w:rPr>
              <w:t>The sensitivity factor applies to the overriding commission rate.</w:t>
            </w:r>
          </w:p>
        </w:tc>
        <w:tc>
          <w:tcPr>
            <w:tcW w:w="1354" w:type="dxa"/>
            <w:vAlign w:val="center"/>
          </w:tcPr>
          <w:p w14:paraId="5A8DD30D" w14:textId="408AE4A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06679DD" w14:textId="77777777" w:rsidTr="00F15D7D">
        <w:trPr>
          <w:cantSplit/>
        </w:trPr>
        <w:tc>
          <w:tcPr>
            <w:tcW w:w="662" w:type="dxa"/>
            <w:vAlign w:val="center"/>
          </w:tcPr>
          <w:p w14:paraId="5FA6C48F" w14:textId="1C5F9F7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S3.29</w:t>
            </w:r>
          </w:p>
        </w:tc>
        <w:tc>
          <w:tcPr>
            <w:tcW w:w="1791" w:type="dxa"/>
            <w:vAlign w:val="center"/>
          </w:tcPr>
          <w:p w14:paraId="1BCF94AB" w14:textId="6DE3128A" w:rsidR="00F15D7D" w:rsidRDefault="00F15D7D" w:rsidP="00F15D7D">
            <w:pPr>
              <w:jc w:val="left"/>
              <w:rPr>
                <w:sz w:val="20"/>
                <w:szCs w:val="20"/>
              </w:rPr>
            </w:pPr>
            <w:r>
              <w:rPr>
                <w:sz w:val="20"/>
                <w:szCs w:val="20"/>
              </w:rPr>
              <w:t>death_outgo(t)</w:t>
            </w:r>
          </w:p>
        </w:tc>
        <w:tc>
          <w:tcPr>
            <w:tcW w:w="5209" w:type="dxa"/>
            <w:vAlign w:val="center"/>
          </w:tcPr>
          <w:p w14:paraId="05871B1F" w14:textId="3C29A011" w:rsidR="00F15D7D" w:rsidRDefault="00F15D7D" w:rsidP="00F15D7D">
            <w:pPr>
              <w:jc w:val="left"/>
              <w:rPr>
                <w:sz w:val="20"/>
                <w:szCs w:val="20"/>
              </w:rPr>
            </w:pPr>
            <w:r>
              <w:rPr>
                <w:sz w:val="20"/>
                <w:szCs w:val="20"/>
              </w:rPr>
              <w:t>death_ben_pp(t)</w:t>
            </w:r>
            <w:r w:rsidRPr="004611E7">
              <w:rPr>
                <w:sz w:val="20"/>
                <w:szCs w:val="20"/>
              </w:rPr>
              <w:t xml:space="preserve"> ×</w:t>
            </w:r>
            <w:r>
              <w:rPr>
                <w:sz w:val="20"/>
                <w:szCs w:val="20"/>
              </w:rPr>
              <w:t xml:space="preserve"> </w:t>
            </w:r>
            <w:r w:rsidRPr="00506A37">
              <w:rPr>
                <w:sz w:val="20"/>
                <w:szCs w:val="20"/>
              </w:rPr>
              <w:t>no_deaths(t)</w:t>
            </w:r>
          </w:p>
        </w:tc>
        <w:tc>
          <w:tcPr>
            <w:tcW w:w="1354" w:type="dxa"/>
            <w:vAlign w:val="center"/>
          </w:tcPr>
          <w:p w14:paraId="2B28342D" w14:textId="2B72C7F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S3.30, S2.3</w:t>
            </w:r>
          </w:p>
        </w:tc>
      </w:tr>
      <w:tr w:rsidR="00F15D7D" w:rsidRPr="007B39D7" w14:paraId="13AE1358" w14:textId="77777777" w:rsidTr="00F15D7D">
        <w:trPr>
          <w:cantSplit/>
        </w:trPr>
        <w:tc>
          <w:tcPr>
            <w:tcW w:w="662" w:type="dxa"/>
            <w:vAlign w:val="center"/>
          </w:tcPr>
          <w:p w14:paraId="365DF31F" w14:textId="1B75F72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S3.30</w:t>
            </w:r>
          </w:p>
        </w:tc>
        <w:tc>
          <w:tcPr>
            <w:tcW w:w="1791" w:type="dxa"/>
            <w:vAlign w:val="center"/>
          </w:tcPr>
          <w:p w14:paraId="4D44ABF3" w14:textId="319470BF" w:rsidR="00F15D7D" w:rsidRDefault="00F15D7D" w:rsidP="00F15D7D">
            <w:pPr>
              <w:jc w:val="left"/>
              <w:rPr>
                <w:sz w:val="20"/>
                <w:szCs w:val="20"/>
              </w:rPr>
            </w:pPr>
            <w:r>
              <w:rPr>
                <w:sz w:val="20"/>
                <w:szCs w:val="20"/>
              </w:rPr>
              <w:t>death_ben_pp(t)</w:t>
            </w:r>
          </w:p>
        </w:tc>
        <w:tc>
          <w:tcPr>
            <w:tcW w:w="5209" w:type="dxa"/>
            <w:vAlign w:val="center"/>
          </w:tcPr>
          <w:p w14:paraId="0222599C" w14:textId="7B724D0C" w:rsidR="00F15D7D" w:rsidRPr="006667FA" w:rsidRDefault="00F15D7D" w:rsidP="00F15D7D">
            <w:pPr>
              <w:jc w:val="left"/>
              <w:rPr>
                <w:rFonts w:cstheme="minorHAnsi"/>
                <w:sz w:val="20"/>
              </w:rPr>
            </w:pPr>
            <w:r>
              <w:rPr>
                <w:rFonts w:cstheme="minorHAnsi"/>
                <w:sz w:val="20"/>
              </w:rPr>
              <w:t>I</w:t>
            </w:r>
            <w:r w:rsidRPr="006667FA">
              <w:rPr>
                <w:rFonts w:cstheme="minorHAnsi"/>
                <w:sz w:val="20"/>
              </w:rPr>
              <w:t>f current_db_opt(t) = 1, then:</w:t>
            </w:r>
          </w:p>
          <w:p w14:paraId="1901D758" w14:textId="77777777" w:rsidR="00F15D7D" w:rsidRDefault="00F15D7D" w:rsidP="00F15D7D">
            <w:pPr>
              <w:pStyle w:val="ListParagraph"/>
              <w:ind w:left="360"/>
              <w:jc w:val="left"/>
              <w:rPr>
                <w:rFonts w:cstheme="minorHAnsi"/>
                <w:sz w:val="20"/>
              </w:rPr>
            </w:pPr>
            <w:r w:rsidRPr="006667FA">
              <w:rPr>
                <w:rFonts w:cstheme="minorHAnsi"/>
                <w:sz w:val="20"/>
              </w:rPr>
              <w:t>max(</w:t>
            </w:r>
            <w:r>
              <w:rPr>
                <w:rFonts w:cstheme="minorHAnsi"/>
                <w:sz w:val="20"/>
              </w:rPr>
              <w:t>sum_assd</w:t>
            </w:r>
            <w:r w:rsidRPr="006667FA">
              <w:rPr>
                <w:rFonts w:cstheme="minorHAnsi"/>
                <w:sz w:val="20"/>
              </w:rPr>
              <w:t xml:space="preserve"> </w:t>
            </w:r>
            <w:r w:rsidRPr="006667FA">
              <w:rPr>
                <w:sz w:val="20"/>
                <w:szCs w:val="20"/>
              </w:rPr>
              <w:t>×</w:t>
            </w:r>
            <w:r w:rsidRPr="006667FA">
              <w:rPr>
                <w:rFonts w:cstheme="minorHAnsi"/>
                <w:sz w:val="20"/>
              </w:rPr>
              <w:t xml:space="preserve"> lien_pc(t),</w:t>
            </w:r>
            <w:r>
              <w:rPr>
                <w:rFonts w:cstheme="minorHAnsi"/>
                <w:sz w:val="20"/>
              </w:rPr>
              <w:t xml:space="preserve"> </w:t>
            </w:r>
            <w:r w:rsidRPr="00180E1C">
              <w:rPr>
                <w:rFonts w:cstheme="minorHAnsi"/>
                <w:sz w:val="20"/>
                <w:szCs w:val="20"/>
              </w:rPr>
              <w:t>bav_bval_bb(t)</w:t>
            </w:r>
            <w:r w:rsidRPr="00180E1C">
              <w:rPr>
                <w:rFonts w:cstheme="minorHAnsi"/>
                <w:sz w:val="20"/>
              </w:rPr>
              <w:t xml:space="preserve">) </w:t>
            </w:r>
          </w:p>
          <w:p w14:paraId="7AD46014" w14:textId="24D1A05D" w:rsidR="00F15D7D" w:rsidRPr="00180E1C" w:rsidRDefault="00F15D7D" w:rsidP="00F15D7D">
            <w:pPr>
              <w:pStyle w:val="ListParagraph"/>
              <w:ind w:left="360"/>
              <w:jc w:val="left"/>
              <w:rPr>
                <w:rFonts w:cstheme="minorHAnsi"/>
                <w:sz w:val="20"/>
              </w:rPr>
            </w:pPr>
            <w:r w:rsidRPr="00180E1C">
              <w:rPr>
                <w:rFonts w:cstheme="minorHAnsi"/>
                <w:sz w:val="20"/>
              </w:rPr>
              <w:t xml:space="preserve">+ </w:t>
            </w:r>
            <w:r w:rsidRPr="00180E1C">
              <w:rPr>
                <w:rFonts w:cstheme="minorHAnsi"/>
                <w:sz w:val="20"/>
                <w:szCs w:val="20"/>
              </w:rPr>
              <w:t>tuav_bval_bb(t)</w:t>
            </w:r>
          </w:p>
          <w:p w14:paraId="4076D821" w14:textId="77777777" w:rsidR="00F15D7D" w:rsidRDefault="00F15D7D" w:rsidP="00F15D7D">
            <w:pPr>
              <w:jc w:val="left"/>
              <w:rPr>
                <w:rFonts w:cstheme="minorHAnsi"/>
                <w:sz w:val="20"/>
              </w:rPr>
            </w:pPr>
          </w:p>
          <w:p w14:paraId="2A4E33F2" w14:textId="27BD63C9" w:rsidR="00F15D7D" w:rsidRPr="006667FA" w:rsidRDefault="00F15D7D" w:rsidP="00F15D7D">
            <w:pPr>
              <w:jc w:val="left"/>
              <w:rPr>
                <w:rFonts w:cstheme="minorHAnsi"/>
                <w:sz w:val="20"/>
              </w:rPr>
            </w:pPr>
            <w:r>
              <w:rPr>
                <w:rFonts w:cstheme="minorHAnsi"/>
                <w:sz w:val="20"/>
              </w:rPr>
              <w:t>I</w:t>
            </w:r>
            <w:r w:rsidRPr="006667FA">
              <w:rPr>
                <w:rFonts w:cstheme="minorHAnsi"/>
                <w:sz w:val="20"/>
              </w:rPr>
              <w:t>f current_db_opt(t) = 2, then:</w:t>
            </w:r>
          </w:p>
          <w:p w14:paraId="1A9C0406" w14:textId="77777777" w:rsidR="00F15D7D" w:rsidRDefault="00F15D7D" w:rsidP="00F15D7D">
            <w:pPr>
              <w:pStyle w:val="ListParagraph"/>
              <w:ind w:left="360"/>
              <w:jc w:val="left"/>
              <w:rPr>
                <w:rFonts w:cstheme="minorHAnsi"/>
                <w:sz w:val="20"/>
              </w:rPr>
            </w:pPr>
            <w:r w:rsidRPr="00EB2E77">
              <w:rPr>
                <w:rFonts w:cstheme="minorHAnsi"/>
                <w:sz w:val="20"/>
              </w:rPr>
              <w:t xml:space="preserve">sum_assd </w:t>
            </w:r>
            <w:r w:rsidRPr="00EB2E77">
              <w:rPr>
                <w:sz w:val="20"/>
                <w:szCs w:val="20"/>
              </w:rPr>
              <w:t>×</w:t>
            </w:r>
            <w:r w:rsidRPr="00EB2E77">
              <w:rPr>
                <w:rFonts w:cstheme="minorHAnsi"/>
                <w:sz w:val="20"/>
              </w:rPr>
              <w:t xml:space="preserve"> lien_pc(t) + </w:t>
            </w:r>
            <w:r w:rsidRPr="00EB2E77">
              <w:rPr>
                <w:rFonts w:cstheme="minorHAnsi"/>
                <w:sz w:val="20"/>
                <w:szCs w:val="20"/>
              </w:rPr>
              <w:t>bav_bval_bb(t)</w:t>
            </w:r>
            <w:r w:rsidRPr="00EB2E77">
              <w:rPr>
                <w:rFonts w:cstheme="minorHAnsi"/>
                <w:sz w:val="20"/>
              </w:rPr>
              <w:t xml:space="preserve"> </w:t>
            </w:r>
          </w:p>
          <w:p w14:paraId="5E857240" w14:textId="7C31B93B" w:rsidR="00F15D7D" w:rsidRPr="006270D9" w:rsidRDefault="00F15D7D" w:rsidP="00F15D7D">
            <w:pPr>
              <w:pStyle w:val="ListParagraph"/>
              <w:ind w:left="360"/>
              <w:jc w:val="left"/>
              <w:rPr>
                <w:rFonts w:cstheme="minorHAnsi"/>
                <w:sz w:val="20"/>
              </w:rPr>
            </w:pPr>
            <w:r w:rsidRPr="006270D9">
              <w:rPr>
                <w:rFonts w:cstheme="minorHAnsi"/>
                <w:sz w:val="20"/>
              </w:rPr>
              <w:t xml:space="preserve">+ </w:t>
            </w:r>
            <w:r w:rsidRPr="006270D9">
              <w:rPr>
                <w:rFonts w:cstheme="minorHAnsi"/>
                <w:sz w:val="20"/>
                <w:szCs w:val="20"/>
              </w:rPr>
              <w:t>tuav_bval_bb(t)</w:t>
            </w:r>
          </w:p>
        </w:tc>
        <w:tc>
          <w:tcPr>
            <w:tcW w:w="1354" w:type="dxa"/>
            <w:vAlign w:val="center"/>
          </w:tcPr>
          <w:p w14:paraId="407CED72" w14:textId="6D6F0F4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S1.40, S1.38, S1.39, S1.44, S1.52</w:t>
            </w:r>
          </w:p>
        </w:tc>
      </w:tr>
      <w:tr w:rsidR="00F15D7D" w:rsidRPr="007B39D7" w14:paraId="5BD60368" w14:textId="77777777" w:rsidTr="00F15D7D">
        <w:trPr>
          <w:cantSplit/>
        </w:trPr>
        <w:tc>
          <w:tcPr>
            <w:tcW w:w="662" w:type="dxa"/>
            <w:vAlign w:val="center"/>
          </w:tcPr>
          <w:p w14:paraId="1828E426" w14:textId="1797088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S3.31</w:t>
            </w:r>
          </w:p>
        </w:tc>
        <w:tc>
          <w:tcPr>
            <w:tcW w:w="1791" w:type="dxa"/>
            <w:vAlign w:val="center"/>
          </w:tcPr>
          <w:p w14:paraId="73C53CB9" w14:textId="5AD35F06" w:rsidR="00F15D7D" w:rsidRDefault="00F15D7D" w:rsidP="00F15D7D">
            <w:pPr>
              <w:jc w:val="left"/>
              <w:rPr>
                <w:sz w:val="20"/>
                <w:szCs w:val="20"/>
              </w:rPr>
            </w:pPr>
            <w:r>
              <w:rPr>
                <w:sz w:val="20"/>
                <w:szCs w:val="20"/>
              </w:rPr>
              <w:t>surr_outgo(t)</w:t>
            </w:r>
          </w:p>
        </w:tc>
        <w:tc>
          <w:tcPr>
            <w:tcW w:w="5209" w:type="dxa"/>
            <w:vAlign w:val="center"/>
          </w:tcPr>
          <w:p w14:paraId="70B78AE0" w14:textId="74C616B2" w:rsidR="00F15D7D" w:rsidRDefault="00F15D7D" w:rsidP="00F15D7D">
            <w:pPr>
              <w:jc w:val="left"/>
              <w:rPr>
                <w:sz w:val="20"/>
                <w:szCs w:val="20"/>
              </w:rPr>
            </w:pPr>
            <w:r>
              <w:rPr>
                <w:sz w:val="20"/>
                <w:szCs w:val="20"/>
              </w:rPr>
              <w:t xml:space="preserve">surr_ben_pp(t) </w:t>
            </w:r>
            <w:r w:rsidRPr="004611E7">
              <w:rPr>
                <w:sz w:val="20"/>
                <w:szCs w:val="20"/>
              </w:rPr>
              <w:t>×</w:t>
            </w:r>
            <w:r>
              <w:rPr>
                <w:sz w:val="20"/>
                <w:szCs w:val="20"/>
              </w:rPr>
              <w:t xml:space="preserve"> no_surrs(t)</w:t>
            </w:r>
          </w:p>
        </w:tc>
        <w:tc>
          <w:tcPr>
            <w:tcW w:w="1354" w:type="dxa"/>
            <w:vAlign w:val="center"/>
          </w:tcPr>
          <w:p w14:paraId="4C57B560" w14:textId="58A9CC8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S3.32, S2.4</w:t>
            </w:r>
          </w:p>
        </w:tc>
      </w:tr>
      <w:tr w:rsidR="00F15D7D" w:rsidRPr="007B39D7" w14:paraId="27BAC6AA" w14:textId="77777777" w:rsidTr="00F15D7D">
        <w:trPr>
          <w:cantSplit/>
        </w:trPr>
        <w:tc>
          <w:tcPr>
            <w:tcW w:w="662" w:type="dxa"/>
            <w:vAlign w:val="center"/>
          </w:tcPr>
          <w:p w14:paraId="06B0DA5C" w14:textId="182F04D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S3.32</w:t>
            </w:r>
          </w:p>
        </w:tc>
        <w:tc>
          <w:tcPr>
            <w:tcW w:w="1791" w:type="dxa"/>
            <w:vAlign w:val="center"/>
          </w:tcPr>
          <w:p w14:paraId="49B5A349" w14:textId="4167D09B" w:rsidR="00F15D7D" w:rsidRDefault="00F15D7D" w:rsidP="00F15D7D">
            <w:pPr>
              <w:jc w:val="left"/>
              <w:rPr>
                <w:sz w:val="20"/>
                <w:szCs w:val="20"/>
              </w:rPr>
            </w:pPr>
            <w:r>
              <w:rPr>
                <w:sz w:val="20"/>
                <w:szCs w:val="20"/>
              </w:rPr>
              <w:t>surr_ben_pp(t)</w:t>
            </w:r>
          </w:p>
        </w:tc>
        <w:tc>
          <w:tcPr>
            <w:tcW w:w="5209" w:type="dxa"/>
            <w:vAlign w:val="center"/>
          </w:tcPr>
          <w:p w14:paraId="5845F345" w14:textId="5829CB9D" w:rsidR="00F15D7D" w:rsidRPr="006270D9" w:rsidRDefault="00F15D7D" w:rsidP="00F15D7D">
            <w:pPr>
              <w:jc w:val="left"/>
              <w:rPr>
                <w:rFonts w:cstheme="minorHAnsi"/>
                <w:sz w:val="20"/>
                <w:szCs w:val="20"/>
              </w:rPr>
            </w:pPr>
            <w:r w:rsidRPr="00C80579">
              <w:rPr>
                <w:rFonts w:cstheme="minorHAnsi"/>
                <w:sz w:val="20"/>
                <w:szCs w:val="20"/>
              </w:rPr>
              <w:t>bav_bval_bb(t)</w:t>
            </w:r>
            <w:r w:rsidRPr="00C80579">
              <w:rPr>
                <w:rFonts w:cstheme="minorHAnsi"/>
                <w:sz w:val="20"/>
              </w:rPr>
              <w:t xml:space="preserve"> </w:t>
            </w:r>
            <w:r w:rsidRPr="00EB2E77">
              <w:rPr>
                <w:rFonts w:cstheme="minorHAnsi"/>
                <w:sz w:val="20"/>
              </w:rPr>
              <w:t xml:space="preserve">+ </w:t>
            </w:r>
            <w:r w:rsidRPr="00EB2E77">
              <w:rPr>
                <w:rFonts w:cstheme="minorHAnsi"/>
                <w:sz w:val="20"/>
                <w:szCs w:val="20"/>
              </w:rPr>
              <w:t>tuav_bval_bb(t)</w:t>
            </w:r>
            <w:r>
              <w:rPr>
                <w:rFonts w:cstheme="minorHAnsi"/>
                <w:sz w:val="20"/>
                <w:szCs w:val="20"/>
              </w:rPr>
              <w:t xml:space="preserve"> – surr_chg_pp(t)</w:t>
            </w:r>
          </w:p>
        </w:tc>
        <w:tc>
          <w:tcPr>
            <w:tcW w:w="1354" w:type="dxa"/>
            <w:vAlign w:val="center"/>
          </w:tcPr>
          <w:p w14:paraId="0E929069" w14:textId="0517C6F0"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S1.44, S1.52, S3.33</w:t>
            </w:r>
          </w:p>
        </w:tc>
      </w:tr>
      <w:tr w:rsidR="00F15D7D" w:rsidRPr="007B39D7" w14:paraId="5B04CB0A" w14:textId="77777777" w:rsidTr="00F15D7D">
        <w:trPr>
          <w:cantSplit/>
        </w:trPr>
        <w:tc>
          <w:tcPr>
            <w:tcW w:w="662" w:type="dxa"/>
            <w:vAlign w:val="center"/>
          </w:tcPr>
          <w:p w14:paraId="171C391E" w14:textId="5ED8EE1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S3.33</w:t>
            </w:r>
          </w:p>
        </w:tc>
        <w:tc>
          <w:tcPr>
            <w:tcW w:w="1791" w:type="dxa"/>
            <w:vAlign w:val="center"/>
          </w:tcPr>
          <w:p w14:paraId="30C7F131" w14:textId="677F80E7" w:rsidR="00F15D7D" w:rsidRDefault="00F15D7D" w:rsidP="00F15D7D">
            <w:pPr>
              <w:jc w:val="left"/>
              <w:rPr>
                <w:sz w:val="20"/>
                <w:szCs w:val="20"/>
              </w:rPr>
            </w:pPr>
            <w:r>
              <w:rPr>
                <w:rFonts w:cstheme="minorHAnsi"/>
                <w:sz w:val="20"/>
                <w:szCs w:val="20"/>
              </w:rPr>
              <w:t>surr_chg_pp(t)</w:t>
            </w:r>
          </w:p>
        </w:tc>
        <w:tc>
          <w:tcPr>
            <w:tcW w:w="5209" w:type="dxa"/>
            <w:vAlign w:val="center"/>
          </w:tcPr>
          <w:p w14:paraId="017CAE9C" w14:textId="76732495" w:rsidR="00F15D7D" w:rsidRDefault="00F15D7D" w:rsidP="00F15D7D">
            <w:pPr>
              <w:jc w:val="left"/>
              <w:rPr>
                <w:sz w:val="20"/>
                <w:szCs w:val="20"/>
              </w:rPr>
            </w:pPr>
            <w:r>
              <w:rPr>
                <w:sz w:val="20"/>
                <w:szCs w:val="20"/>
              </w:rPr>
              <w:t xml:space="preserve">min(surr_chg_pc(t)/100 </w:t>
            </w:r>
            <w:r w:rsidRPr="004611E7">
              <w:rPr>
                <w:sz w:val="20"/>
                <w:szCs w:val="20"/>
              </w:rPr>
              <w:t>×</w:t>
            </w:r>
            <w:r>
              <w:rPr>
                <w:sz w:val="20"/>
                <w:szCs w:val="20"/>
              </w:rPr>
              <w:t xml:space="preserve"> </w:t>
            </w:r>
            <w:r>
              <w:rPr>
                <w:sz w:val="20"/>
              </w:rPr>
              <w:t xml:space="preserve">ACP, </w:t>
            </w:r>
            <w:r w:rsidRPr="00C80579">
              <w:rPr>
                <w:rFonts w:cstheme="minorHAnsi"/>
                <w:sz w:val="20"/>
                <w:szCs w:val="20"/>
              </w:rPr>
              <w:t>bav_bval_bb(t)</w:t>
            </w:r>
            <w:r>
              <w:rPr>
                <w:sz w:val="20"/>
                <w:szCs w:val="20"/>
              </w:rPr>
              <w:t>)</w:t>
            </w:r>
          </w:p>
        </w:tc>
        <w:tc>
          <w:tcPr>
            <w:tcW w:w="1354" w:type="dxa"/>
            <w:vAlign w:val="center"/>
          </w:tcPr>
          <w:p w14:paraId="274346ED" w14:textId="7B9AE6E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S3.34, S1.44</w:t>
            </w:r>
          </w:p>
        </w:tc>
      </w:tr>
      <w:tr w:rsidR="00F15D7D" w:rsidRPr="007B39D7" w14:paraId="15C08FF4" w14:textId="77777777" w:rsidTr="00F15D7D">
        <w:trPr>
          <w:cantSplit/>
        </w:trPr>
        <w:tc>
          <w:tcPr>
            <w:tcW w:w="662" w:type="dxa"/>
            <w:vAlign w:val="center"/>
          </w:tcPr>
          <w:p w14:paraId="493B64B0" w14:textId="4331CCB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S3.34</w:t>
            </w:r>
          </w:p>
        </w:tc>
        <w:tc>
          <w:tcPr>
            <w:tcW w:w="1791" w:type="dxa"/>
            <w:vAlign w:val="center"/>
          </w:tcPr>
          <w:p w14:paraId="069284B7" w14:textId="0BD11FA4" w:rsidR="00F15D7D" w:rsidRDefault="00F15D7D" w:rsidP="00F15D7D">
            <w:pPr>
              <w:jc w:val="left"/>
              <w:rPr>
                <w:sz w:val="20"/>
                <w:szCs w:val="20"/>
              </w:rPr>
            </w:pPr>
            <w:r>
              <w:rPr>
                <w:sz w:val="20"/>
                <w:szCs w:val="20"/>
              </w:rPr>
              <w:t>surr_chg_pc(t)</w:t>
            </w:r>
          </w:p>
        </w:tc>
        <w:tc>
          <w:tcPr>
            <w:tcW w:w="5209" w:type="dxa"/>
            <w:vAlign w:val="center"/>
          </w:tcPr>
          <w:p w14:paraId="3DFA0C9D" w14:textId="7BCCBF69" w:rsidR="00F15D7D" w:rsidRDefault="00F15D7D" w:rsidP="00F15D7D">
            <w:pPr>
              <w:jc w:val="left"/>
              <w:rPr>
                <w:sz w:val="20"/>
                <w:szCs w:val="20"/>
              </w:rPr>
            </w:pPr>
            <w:r>
              <w:rPr>
                <w:sz w:val="20"/>
                <w:szCs w:val="20"/>
              </w:rPr>
              <w:t xml:space="preserve">Surrender charge rate applied in month t. </w:t>
            </w:r>
          </w:p>
        </w:tc>
        <w:tc>
          <w:tcPr>
            <w:tcW w:w="1354" w:type="dxa"/>
            <w:vAlign w:val="center"/>
          </w:tcPr>
          <w:p w14:paraId="3CC2BC5A" w14:textId="259C716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Product features</w:t>
            </w:r>
          </w:p>
        </w:tc>
      </w:tr>
      <w:tr w:rsidR="00F15D7D" w:rsidRPr="007B39D7" w14:paraId="739BDFF7" w14:textId="77777777" w:rsidTr="00F15D7D">
        <w:trPr>
          <w:cantSplit/>
        </w:trPr>
        <w:tc>
          <w:tcPr>
            <w:tcW w:w="662" w:type="dxa"/>
            <w:vAlign w:val="center"/>
          </w:tcPr>
          <w:p w14:paraId="6321A98D" w14:textId="6887F18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S3.35</w:t>
            </w:r>
          </w:p>
        </w:tc>
        <w:tc>
          <w:tcPr>
            <w:tcW w:w="1791" w:type="dxa"/>
            <w:vAlign w:val="center"/>
          </w:tcPr>
          <w:p w14:paraId="1D726190" w14:textId="70EDE99F" w:rsidR="00F15D7D" w:rsidRDefault="00F15D7D" w:rsidP="00F15D7D">
            <w:pPr>
              <w:jc w:val="left"/>
              <w:rPr>
                <w:sz w:val="20"/>
                <w:szCs w:val="20"/>
              </w:rPr>
            </w:pPr>
            <w:r>
              <w:rPr>
                <w:sz w:val="20"/>
                <w:szCs w:val="20"/>
              </w:rPr>
              <w:t>mat_outgo(t)</w:t>
            </w:r>
          </w:p>
        </w:tc>
        <w:tc>
          <w:tcPr>
            <w:tcW w:w="5209" w:type="dxa"/>
            <w:vAlign w:val="center"/>
          </w:tcPr>
          <w:p w14:paraId="481594E6" w14:textId="47D0C6A5" w:rsidR="00F15D7D" w:rsidRDefault="00F15D7D" w:rsidP="00F15D7D">
            <w:pPr>
              <w:jc w:val="left"/>
              <w:rPr>
                <w:sz w:val="20"/>
                <w:szCs w:val="20"/>
              </w:rPr>
            </w:pPr>
            <w:r>
              <w:rPr>
                <w:sz w:val="20"/>
                <w:szCs w:val="20"/>
              </w:rPr>
              <w:t xml:space="preserve">av_ab(t) </w:t>
            </w:r>
            <w:r w:rsidRPr="004611E7">
              <w:rPr>
                <w:sz w:val="20"/>
                <w:szCs w:val="20"/>
              </w:rPr>
              <w:t>×</w:t>
            </w:r>
            <w:r>
              <w:rPr>
                <w:sz w:val="20"/>
                <w:szCs w:val="20"/>
              </w:rPr>
              <w:t xml:space="preserve"> no_mats(t)</w:t>
            </w:r>
          </w:p>
        </w:tc>
        <w:tc>
          <w:tcPr>
            <w:tcW w:w="1354" w:type="dxa"/>
            <w:vAlign w:val="center"/>
          </w:tcPr>
          <w:p w14:paraId="7EFE0F3F" w14:textId="7DB6EA4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S1.81, S2.5</w:t>
            </w:r>
          </w:p>
        </w:tc>
      </w:tr>
      <w:tr w:rsidR="00F15D7D" w:rsidRPr="007B39D7" w14:paraId="4563C237" w14:textId="77777777" w:rsidTr="00F15D7D">
        <w:trPr>
          <w:cantSplit/>
        </w:trPr>
        <w:tc>
          <w:tcPr>
            <w:tcW w:w="662" w:type="dxa"/>
            <w:vAlign w:val="center"/>
          </w:tcPr>
          <w:p w14:paraId="2F8AC736" w14:textId="4248DE5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S3.36</w:t>
            </w:r>
          </w:p>
        </w:tc>
        <w:tc>
          <w:tcPr>
            <w:tcW w:w="1791" w:type="dxa"/>
            <w:vAlign w:val="center"/>
          </w:tcPr>
          <w:p w14:paraId="7A0936C2" w14:textId="1E72C512" w:rsidR="00F15D7D" w:rsidRDefault="00F15D7D" w:rsidP="00F15D7D">
            <w:pPr>
              <w:jc w:val="left"/>
              <w:rPr>
                <w:sz w:val="20"/>
                <w:szCs w:val="20"/>
              </w:rPr>
            </w:pPr>
            <w:r>
              <w:rPr>
                <w:sz w:val="20"/>
                <w:szCs w:val="20"/>
              </w:rPr>
              <w:t>cog_term_adj(t)</w:t>
            </w:r>
          </w:p>
        </w:tc>
        <w:tc>
          <w:tcPr>
            <w:tcW w:w="5209" w:type="dxa"/>
            <w:vAlign w:val="center"/>
          </w:tcPr>
          <w:p w14:paraId="4E86B001" w14:textId="4A7A0755" w:rsidR="00F15D7D" w:rsidRDefault="00F15D7D" w:rsidP="00F15D7D">
            <w:pPr>
              <w:jc w:val="left"/>
              <w:rPr>
                <w:sz w:val="20"/>
                <w:szCs w:val="20"/>
              </w:rPr>
            </w:pPr>
            <w:r>
              <w:rPr>
                <w:sz w:val="20"/>
                <w:szCs w:val="20"/>
              </w:rPr>
              <w:t>cog_death(t) + cog_surr(t) + cog_mat(t)</w:t>
            </w:r>
          </w:p>
        </w:tc>
        <w:tc>
          <w:tcPr>
            <w:tcW w:w="1354" w:type="dxa"/>
            <w:vAlign w:val="center"/>
          </w:tcPr>
          <w:p w14:paraId="201AF633" w14:textId="6D46D98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S3.37, S3.39, S3.41</w:t>
            </w:r>
          </w:p>
        </w:tc>
      </w:tr>
      <w:tr w:rsidR="00F15D7D" w:rsidRPr="007B39D7" w14:paraId="688CE708" w14:textId="77777777" w:rsidTr="00F15D7D">
        <w:trPr>
          <w:cantSplit/>
        </w:trPr>
        <w:tc>
          <w:tcPr>
            <w:tcW w:w="662" w:type="dxa"/>
            <w:vAlign w:val="center"/>
          </w:tcPr>
          <w:p w14:paraId="6CE09BE9" w14:textId="0085BE5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S3.37</w:t>
            </w:r>
          </w:p>
        </w:tc>
        <w:tc>
          <w:tcPr>
            <w:tcW w:w="1791" w:type="dxa"/>
            <w:vAlign w:val="center"/>
          </w:tcPr>
          <w:p w14:paraId="7FCA2D7B" w14:textId="546D85E8" w:rsidR="00F15D7D" w:rsidRDefault="00F15D7D" w:rsidP="00F15D7D">
            <w:pPr>
              <w:jc w:val="left"/>
              <w:rPr>
                <w:sz w:val="20"/>
                <w:szCs w:val="20"/>
              </w:rPr>
            </w:pPr>
            <w:r>
              <w:rPr>
                <w:sz w:val="20"/>
                <w:szCs w:val="20"/>
              </w:rPr>
              <w:t>cog_death(t)</w:t>
            </w:r>
          </w:p>
        </w:tc>
        <w:tc>
          <w:tcPr>
            <w:tcW w:w="5209" w:type="dxa"/>
            <w:vAlign w:val="center"/>
          </w:tcPr>
          <w:p w14:paraId="70545839" w14:textId="7C45BA23" w:rsidR="00F15D7D" w:rsidRDefault="00B94E40" w:rsidP="00F15D7D">
            <w:pPr>
              <w:jc w:val="left"/>
              <w:rPr>
                <w:sz w:val="20"/>
                <w:szCs w:val="20"/>
              </w:rPr>
            </w:pPr>
            <w:r>
              <w:rPr>
                <w:sz w:val="20"/>
                <w:szCs w:val="20"/>
              </w:rPr>
              <w:t xml:space="preserve">max[0, </w:t>
            </w:r>
            <w:r w:rsidR="00F15D7D">
              <w:rPr>
                <w:sz w:val="20"/>
                <w:szCs w:val="20"/>
              </w:rPr>
              <w:t>g_death_ben_pp(t) – death_ben_pp(t)</w:t>
            </w:r>
            <w:r>
              <w:rPr>
                <w:sz w:val="20"/>
                <w:szCs w:val="20"/>
              </w:rPr>
              <w:t>]</w:t>
            </w:r>
          </w:p>
          <w:p w14:paraId="0A3FC0FF" w14:textId="6EC97DA9" w:rsidR="00B94E40" w:rsidRDefault="00B94E40" w:rsidP="00F15D7D">
            <w:pPr>
              <w:jc w:val="left"/>
              <w:rPr>
                <w:sz w:val="20"/>
                <w:szCs w:val="20"/>
              </w:rPr>
            </w:pPr>
            <w:r w:rsidRPr="004611E7">
              <w:rPr>
                <w:sz w:val="20"/>
                <w:szCs w:val="20"/>
              </w:rPr>
              <w:t>×</w:t>
            </w:r>
            <w:r>
              <w:rPr>
                <w:sz w:val="20"/>
                <w:szCs w:val="20"/>
              </w:rPr>
              <w:t xml:space="preserve"> </w:t>
            </w:r>
            <w:r w:rsidRPr="00506A37">
              <w:rPr>
                <w:sz w:val="20"/>
                <w:szCs w:val="20"/>
              </w:rPr>
              <w:t>no_deaths(t)</w:t>
            </w:r>
          </w:p>
        </w:tc>
        <w:tc>
          <w:tcPr>
            <w:tcW w:w="1354" w:type="dxa"/>
            <w:vAlign w:val="center"/>
          </w:tcPr>
          <w:p w14:paraId="4ADBAD1C" w14:textId="5213308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S3.38, S3.30, S2.3</w:t>
            </w:r>
          </w:p>
        </w:tc>
      </w:tr>
      <w:tr w:rsidR="00F15D7D" w:rsidRPr="007B39D7" w14:paraId="52E1F14F" w14:textId="77777777" w:rsidTr="00F15D7D">
        <w:trPr>
          <w:cantSplit/>
        </w:trPr>
        <w:tc>
          <w:tcPr>
            <w:tcW w:w="662" w:type="dxa"/>
            <w:vAlign w:val="center"/>
          </w:tcPr>
          <w:p w14:paraId="064A1395" w14:textId="25E2EAB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S3.38</w:t>
            </w:r>
          </w:p>
        </w:tc>
        <w:tc>
          <w:tcPr>
            <w:tcW w:w="1791" w:type="dxa"/>
            <w:vAlign w:val="center"/>
          </w:tcPr>
          <w:p w14:paraId="62DDDE91" w14:textId="3FD7F488" w:rsidR="00F15D7D" w:rsidRDefault="00F15D7D" w:rsidP="00F15D7D">
            <w:pPr>
              <w:jc w:val="left"/>
              <w:rPr>
                <w:sz w:val="20"/>
                <w:szCs w:val="20"/>
              </w:rPr>
            </w:pPr>
            <w:r>
              <w:rPr>
                <w:sz w:val="20"/>
                <w:szCs w:val="20"/>
              </w:rPr>
              <w:t>g_death_ben_pp(t)</w:t>
            </w:r>
          </w:p>
        </w:tc>
        <w:tc>
          <w:tcPr>
            <w:tcW w:w="5209" w:type="dxa"/>
            <w:vAlign w:val="center"/>
          </w:tcPr>
          <w:p w14:paraId="3B8A682B" w14:textId="6B02B094" w:rsidR="00F15D7D" w:rsidRPr="006667FA" w:rsidRDefault="00F15D7D" w:rsidP="00F15D7D">
            <w:pPr>
              <w:jc w:val="left"/>
              <w:rPr>
                <w:rFonts w:cstheme="minorHAnsi"/>
                <w:sz w:val="20"/>
              </w:rPr>
            </w:pPr>
            <w:r>
              <w:rPr>
                <w:rFonts w:cstheme="minorHAnsi"/>
                <w:sz w:val="20"/>
              </w:rPr>
              <w:t>I</w:t>
            </w:r>
            <w:r w:rsidRPr="006667FA">
              <w:rPr>
                <w:rFonts w:cstheme="minorHAnsi"/>
                <w:sz w:val="20"/>
              </w:rPr>
              <w:t>f current_db_opt(t) = 1, then:</w:t>
            </w:r>
          </w:p>
          <w:p w14:paraId="3C2BF4CC" w14:textId="77777777" w:rsidR="00F15D7D" w:rsidRDefault="00F15D7D" w:rsidP="00F15D7D">
            <w:pPr>
              <w:pStyle w:val="ListParagraph"/>
              <w:ind w:left="360"/>
              <w:jc w:val="left"/>
              <w:rPr>
                <w:rFonts w:cstheme="minorHAnsi"/>
                <w:sz w:val="20"/>
              </w:rPr>
            </w:pPr>
            <w:r w:rsidRPr="006667FA">
              <w:rPr>
                <w:rFonts w:cstheme="minorHAnsi"/>
                <w:sz w:val="20"/>
              </w:rPr>
              <w:t>max(</w:t>
            </w:r>
            <w:r>
              <w:rPr>
                <w:rFonts w:cstheme="minorHAnsi"/>
                <w:sz w:val="20"/>
              </w:rPr>
              <w:t>sum_assd</w:t>
            </w:r>
            <w:r w:rsidRPr="006667FA">
              <w:rPr>
                <w:rFonts w:cstheme="minorHAnsi"/>
                <w:sz w:val="20"/>
              </w:rPr>
              <w:t xml:space="preserve"> </w:t>
            </w:r>
            <w:r w:rsidRPr="006667FA">
              <w:rPr>
                <w:sz w:val="20"/>
                <w:szCs w:val="20"/>
              </w:rPr>
              <w:t>×</w:t>
            </w:r>
            <w:r w:rsidRPr="006667FA">
              <w:rPr>
                <w:rFonts w:cstheme="minorHAnsi"/>
                <w:sz w:val="20"/>
              </w:rPr>
              <w:t xml:space="preserve"> lien_pc(t), </w:t>
            </w:r>
            <w:r w:rsidRPr="00180E1C">
              <w:rPr>
                <w:rFonts w:cstheme="minorHAnsi"/>
                <w:sz w:val="20"/>
                <w:szCs w:val="20"/>
              </w:rPr>
              <w:t>g_bav_bval(t)</w:t>
            </w:r>
            <w:r w:rsidRPr="00180E1C">
              <w:rPr>
                <w:rFonts w:cstheme="minorHAnsi"/>
                <w:sz w:val="20"/>
              </w:rPr>
              <w:t xml:space="preserve">) </w:t>
            </w:r>
          </w:p>
          <w:p w14:paraId="55CD3AFE" w14:textId="077F5D53" w:rsidR="00F15D7D" w:rsidRPr="00180E1C" w:rsidRDefault="00F15D7D" w:rsidP="00F15D7D">
            <w:pPr>
              <w:pStyle w:val="ListParagraph"/>
              <w:ind w:left="360"/>
              <w:jc w:val="left"/>
              <w:rPr>
                <w:rFonts w:cstheme="minorHAnsi"/>
                <w:sz w:val="20"/>
              </w:rPr>
            </w:pPr>
            <w:r w:rsidRPr="00180E1C">
              <w:rPr>
                <w:rFonts w:cstheme="minorHAnsi"/>
                <w:sz w:val="20"/>
              </w:rPr>
              <w:t>+ g_</w:t>
            </w:r>
            <w:r w:rsidRPr="00180E1C">
              <w:rPr>
                <w:rFonts w:cstheme="minorHAnsi"/>
                <w:sz w:val="20"/>
                <w:szCs w:val="20"/>
              </w:rPr>
              <w:t>tuav_bval(t)</w:t>
            </w:r>
          </w:p>
          <w:p w14:paraId="3D5D11EB" w14:textId="77777777" w:rsidR="00F15D7D" w:rsidRDefault="00F15D7D" w:rsidP="00F15D7D">
            <w:pPr>
              <w:jc w:val="left"/>
              <w:rPr>
                <w:rFonts w:cstheme="minorHAnsi"/>
                <w:sz w:val="20"/>
              </w:rPr>
            </w:pPr>
          </w:p>
          <w:p w14:paraId="36853093" w14:textId="77777777" w:rsidR="00F15D7D" w:rsidRPr="006667FA" w:rsidRDefault="00F15D7D" w:rsidP="00F15D7D">
            <w:pPr>
              <w:jc w:val="left"/>
              <w:rPr>
                <w:rFonts w:cstheme="minorHAnsi"/>
                <w:sz w:val="20"/>
              </w:rPr>
            </w:pPr>
            <w:r>
              <w:rPr>
                <w:rFonts w:cstheme="minorHAnsi"/>
                <w:sz w:val="20"/>
              </w:rPr>
              <w:t>I</w:t>
            </w:r>
            <w:r w:rsidRPr="006667FA">
              <w:rPr>
                <w:rFonts w:cstheme="minorHAnsi"/>
                <w:sz w:val="20"/>
              </w:rPr>
              <w:t>f current_db_opt(t) = 2, then:</w:t>
            </w:r>
          </w:p>
          <w:p w14:paraId="74B05DA7" w14:textId="0C76EC94" w:rsidR="00F15D7D" w:rsidRPr="00BD7D90" w:rsidRDefault="00F15D7D" w:rsidP="00F15D7D">
            <w:pPr>
              <w:pStyle w:val="ListParagraph"/>
              <w:ind w:left="360"/>
              <w:jc w:val="left"/>
              <w:rPr>
                <w:rFonts w:cstheme="minorHAnsi"/>
                <w:sz w:val="20"/>
              </w:rPr>
            </w:pPr>
            <w:r w:rsidRPr="00EB2E77">
              <w:rPr>
                <w:rFonts w:cstheme="minorHAnsi"/>
                <w:sz w:val="20"/>
              </w:rPr>
              <w:t xml:space="preserve">sum_assd </w:t>
            </w:r>
            <w:r w:rsidRPr="00EB2E77">
              <w:rPr>
                <w:sz w:val="20"/>
                <w:szCs w:val="20"/>
              </w:rPr>
              <w:t>×</w:t>
            </w:r>
            <w:r w:rsidRPr="00EB2E77">
              <w:rPr>
                <w:rFonts w:cstheme="minorHAnsi"/>
                <w:sz w:val="20"/>
              </w:rPr>
              <w:t xml:space="preserve"> lien_pc(t) + </w:t>
            </w:r>
            <w:r w:rsidRPr="00180E1C">
              <w:rPr>
                <w:rFonts w:cstheme="minorHAnsi"/>
                <w:sz w:val="20"/>
                <w:szCs w:val="20"/>
              </w:rPr>
              <w:t>g_bav_bval</w:t>
            </w:r>
            <w:r w:rsidRPr="00EB2E77">
              <w:rPr>
                <w:rFonts w:cstheme="minorHAnsi"/>
                <w:sz w:val="20"/>
                <w:szCs w:val="20"/>
              </w:rPr>
              <w:t>(t)</w:t>
            </w:r>
            <w:r w:rsidRPr="00EB2E77">
              <w:rPr>
                <w:rFonts w:cstheme="minorHAnsi"/>
                <w:sz w:val="20"/>
              </w:rPr>
              <w:t xml:space="preserve"> + </w:t>
            </w:r>
            <w:r>
              <w:rPr>
                <w:rFonts w:cstheme="minorHAnsi"/>
                <w:sz w:val="20"/>
              </w:rPr>
              <w:t>g_</w:t>
            </w:r>
            <w:r w:rsidRPr="00EB2E77">
              <w:rPr>
                <w:rFonts w:cstheme="minorHAnsi"/>
                <w:sz w:val="20"/>
                <w:szCs w:val="20"/>
              </w:rPr>
              <w:t>tuav_bval(t)</w:t>
            </w:r>
          </w:p>
        </w:tc>
        <w:tc>
          <w:tcPr>
            <w:tcW w:w="1354" w:type="dxa"/>
            <w:vAlign w:val="center"/>
          </w:tcPr>
          <w:p w14:paraId="2D05CEF9" w14:textId="4538D4C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S1.40, S1.38, S1.39, S1.60, S1.61</w:t>
            </w:r>
          </w:p>
        </w:tc>
      </w:tr>
      <w:tr w:rsidR="00F15D7D" w:rsidRPr="007B39D7" w14:paraId="015A355A" w14:textId="77777777" w:rsidTr="00F15D7D">
        <w:trPr>
          <w:cantSplit/>
        </w:trPr>
        <w:tc>
          <w:tcPr>
            <w:tcW w:w="662" w:type="dxa"/>
            <w:vAlign w:val="center"/>
          </w:tcPr>
          <w:p w14:paraId="3776E123" w14:textId="0D5243C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S3.39</w:t>
            </w:r>
          </w:p>
        </w:tc>
        <w:tc>
          <w:tcPr>
            <w:tcW w:w="1791" w:type="dxa"/>
            <w:vAlign w:val="center"/>
          </w:tcPr>
          <w:p w14:paraId="66A7D4CD" w14:textId="7F3DAE75" w:rsidR="00F15D7D" w:rsidRDefault="00F15D7D" w:rsidP="00F15D7D">
            <w:pPr>
              <w:jc w:val="left"/>
              <w:rPr>
                <w:sz w:val="20"/>
                <w:szCs w:val="20"/>
              </w:rPr>
            </w:pPr>
            <w:r>
              <w:rPr>
                <w:sz w:val="20"/>
                <w:szCs w:val="20"/>
              </w:rPr>
              <w:t>cog_surr(t)</w:t>
            </w:r>
          </w:p>
        </w:tc>
        <w:tc>
          <w:tcPr>
            <w:tcW w:w="5209" w:type="dxa"/>
            <w:vAlign w:val="center"/>
          </w:tcPr>
          <w:p w14:paraId="4F9BBB8D" w14:textId="6DFEE03C" w:rsidR="00F15D7D" w:rsidRDefault="009C17C4" w:rsidP="00F15D7D">
            <w:pPr>
              <w:jc w:val="left"/>
              <w:rPr>
                <w:sz w:val="20"/>
                <w:szCs w:val="20"/>
              </w:rPr>
            </w:pPr>
            <w:r>
              <w:rPr>
                <w:sz w:val="20"/>
                <w:szCs w:val="20"/>
              </w:rPr>
              <w:t>m</w:t>
            </w:r>
            <w:r w:rsidR="00B94E40">
              <w:rPr>
                <w:sz w:val="20"/>
                <w:szCs w:val="20"/>
              </w:rPr>
              <w:t>ax</w:t>
            </w:r>
            <w:r>
              <w:rPr>
                <w:sz w:val="20"/>
                <w:szCs w:val="20"/>
              </w:rPr>
              <w:t xml:space="preserve">[0, </w:t>
            </w:r>
            <w:r w:rsidR="00F15D7D">
              <w:rPr>
                <w:sz w:val="20"/>
                <w:szCs w:val="20"/>
              </w:rPr>
              <w:t>g_surr_ben_pp(t) – surr_ben_pp(t)</w:t>
            </w:r>
            <w:r>
              <w:rPr>
                <w:sz w:val="20"/>
                <w:szCs w:val="20"/>
              </w:rPr>
              <w:t>]</w:t>
            </w:r>
            <w:r w:rsidR="00F15D7D">
              <w:rPr>
                <w:sz w:val="20"/>
                <w:szCs w:val="20"/>
              </w:rPr>
              <w:t xml:space="preserve"> </w:t>
            </w:r>
            <w:r w:rsidR="00F15D7D" w:rsidRPr="004611E7">
              <w:rPr>
                <w:sz w:val="20"/>
                <w:szCs w:val="20"/>
              </w:rPr>
              <w:t>×</w:t>
            </w:r>
            <w:r w:rsidR="00F15D7D">
              <w:rPr>
                <w:sz w:val="20"/>
                <w:szCs w:val="20"/>
              </w:rPr>
              <w:t xml:space="preserve"> no_surrs(t)</w:t>
            </w:r>
          </w:p>
        </w:tc>
        <w:tc>
          <w:tcPr>
            <w:tcW w:w="1354" w:type="dxa"/>
            <w:vAlign w:val="center"/>
          </w:tcPr>
          <w:p w14:paraId="2476EC76" w14:textId="304893B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S3.40, S3.32, S2.4</w:t>
            </w:r>
          </w:p>
        </w:tc>
      </w:tr>
      <w:tr w:rsidR="00F15D7D" w:rsidRPr="007B39D7" w14:paraId="15A3501D" w14:textId="77777777" w:rsidTr="00F15D7D">
        <w:trPr>
          <w:cantSplit/>
        </w:trPr>
        <w:tc>
          <w:tcPr>
            <w:tcW w:w="662" w:type="dxa"/>
            <w:vAlign w:val="center"/>
          </w:tcPr>
          <w:p w14:paraId="62EC088C" w14:textId="27FFB0A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S3.40</w:t>
            </w:r>
          </w:p>
        </w:tc>
        <w:tc>
          <w:tcPr>
            <w:tcW w:w="1791" w:type="dxa"/>
            <w:vAlign w:val="center"/>
          </w:tcPr>
          <w:p w14:paraId="1410CD56" w14:textId="23C48804" w:rsidR="00F15D7D" w:rsidRDefault="00F15D7D" w:rsidP="00F15D7D">
            <w:pPr>
              <w:jc w:val="left"/>
              <w:rPr>
                <w:sz w:val="20"/>
                <w:szCs w:val="20"/>
              </w:rPr>
            </w:pPr>
            <w:r>
              <w:rPr>
                <w:sz w:val="20"/>
                <w:szCs w:val="20"/>
              </w:rPr>
              <w:t>g_surr_ben_pp(t)</w:t>
            </w:r>
          </w:p>
        </w:tc>
        <w:tc>
          <w:tcPr>
            <w:tcW w:w="5209" w:type="dxa"/>
            <w:vAlign w:val="center"/>
          </w:tcPr>
          <w:p w14:paraId="0780049D" w14:textId="77777777" w:rsidR="00F15D7D" w:rsidRDefault="00F15D7D" w:rsidP="00F15D7D">
            <w:pPr>
              <w:jc w:val="left"/>
              <w:rPr>
                <w:rFonts w:cstheme="minorHAnsi"/>
                <w:sz w:val="20"/>
                <w:szCs w:val="20"/>
              </w:rPr>
            </w:pPr>
            <w:r w:rsidRPr="00180E1C">
              <w:rPr>
                <w:rFonts w:cstheme="minorHAnsi"/>
                <w:sz w:val="20"/>
                <w:szCs w:val="20"/>
              </w:rPr>
              <w:t>g_bav_bval</w:t>
            </w:r>
            <w:r w:rsidRPr="00C80579">
              <w:rPr>
                <w:rFonts w:cstheme="minorHAnsi"/>
                <w:sz w:val="20"/>
                <w:szCs w:val="20"/>
              </w:rPr>
              <w:t>(t)</w:t>
            </w:r>
            <w:r w:rsidRPr="00C80579">
              <w:rPr>
                <w:rFonts w:cstheme="minorHAnsi"/>
                <w:sz w:val="20"/>
              </w:rPr>
              <w:t xml:space="preserve"> </w:t>
            </w:r>
            <w:r w:rsidRPr="00EB2E77">
              <w:rPr>
                <w:rFonts w:cstheme="minorHAnsi"/>
                <w:sz w:val="20"/>
              </w:rPr>
              <w:t xml:space="preserve">+ </w:t>
            </w:r>
            <w:r>
              <w:rPr>
                <w:rFonts w:cstheme="minorHAnsi"/>
                <w:sz w:val="20"/>
              </w:rPr>
              <w:t>g_</w:t>
            </w:r>
            <w:r w:rsidRPr="00EB2E77">
              <w:rPr>
                <w:rFonts w:cstheme="minorHAnsi"/>
                <w:sz w:val="20"/>
                <w:szCs w:val="20"/>
              </w:rPr>
              <w:t>tuav_bval(t)</w:t>
            </w:r>
            <w:r>
              <w:rPr>
                <w:rFonts w:cstheme="minorHAnsi"/>
                <w:sz w:val="20"/>
                <w:szCs w:val="20"/>
              </w:rPr>
              <w:t xml:space="preserve"> </w:t>
            </w:r>
          </w:p>
          <w:p w14:paraId="63A213FD" w14:textId="0D015755" w:rsidR="00F15D7D" w:rsidRDefault="00F15D7D" w:rsidP="00F15D7D">
            <w:pPr>
              <w:jc w:val="left"/>
              <w:rPr>
                <w:sz w:val="20"/>
                <w:szCs w:val="20"/>
              </w:rPr>
            </w:pPr>
            <w:r>
              <w:rPr>
                <w:rFonts w:cstheme="minorHAnsi"/>
                <w:sz w:val="20"/>
                <w:szCs w:val="20"/>
              </w:rPr>
              <w:t xml:space="preserve">– </w:t>
            </w:r>
            <w:r>
              <w:rPr>
                <w:sz w:val="20"/>
                <w:szCs w:val="20"/>
              </w:rPr>
              <w:t xml:space="preserve">min(surr_chg_pc(t)/100 </w:t>
            </w:r>
            <w:r w:rsidRPr="004611E7">
              <w:rPr>
                <w:sz w:val="20"/>
                <w:szCs w:val="20"/>
              </w:rPr>
              <w:t>×</w:t>
            </w:r>
            <w:r>
              <w:rPr>
                <w:sz w:val="20"/>
                <w:szCs w:val="20"/>
              </w:rPr>
              <w:t xml:space="preserve"> </w:t>
            </w:r>
            <w:r>
              <w:rPr>
                <w:sz w:val="20"/>
              </w:rPr>
              <w:t xml:space="preserve">ACP, </w:t>
            </w:r>
            <w:r w:rsidRPr="00180E1C">
              <w:rPr>
                <w:rFonts w:cstheme="minorHAnsi"/>
                <w:sz w:val="20"/>
                <w:szCs w:val="20"/>
              </w:rPr>
              <w:t>g_bav_bval</w:t>
            </w:r>
            <w:r w:rsidRPr="00C80579">
              <w:rPr>
                <w:rFonts w:cstheme="minorHAnsi"/>
                <w:sz w:val="20"/>
                <w:szCs w:val="20"/>
              </w:rPr>
              <w:t>(t)</w:t>
            </w:r>
            <w:r>
              <w:rPr>
                <w:sz w:val="20"/>
                <w:szCs w:val="20"/>
              </w:rPr>
              <w:t>)</w:t>
            </w:r>
          </w:p>
        </w:tc>
        <w:tc>
          <w:tcPr>
            <w:tcW w:w="1354" w:type="dxa"/>
            <w:vAlign w:val="center"/>
          </w:tcPr>
          <w:p w14:paraId="5BE5B025" w14:textId="6B56B14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S1.60, S1.61, S3.34</w:t>
            </w:r>
          </w:p>
        </w:tc>
      </w:tr>
      <w:tr w:rsidR="00F15D7D" w:rsidRPr="007B39D7" w14:paraId="1AEC47E3" w14:textId="77777777" w:rsidTr="00F15D7D">
        <w:trPr>
          <w:cantSplit/>
        </w:trPr>
        <w:tc>
          <w:tcPr>
            <w:tcW w:w="662" w:type="dxa"/>
            <w:vAlign w:val="center"/>
          </w:tcPr>
          <w:p w14:paraId="4F7DDEDE" w14:textId="1727E59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S3.41</w:t>
            </w:r>
          </w:p>
        </w:tc>
        <w:tc>
          <w:tcPr>
            <w:tcW w:w="1791" w:type="dxa"/>
            <w:vAlign w:val="center"/>
          </w:tcPr>
          <w:p w14:paraId="2ADBDB58" w14:textId="47075466" w:rsidR="00F15D7D" w:rsidRDefault="00F15D7D" w:rsidP="00F15D7D">
            <w:pPr>
              <w:jc w:val="left"/>
              <w:rPr>
                <w:sz w:val="20"/>
                <w:szCs w:val="20"/>
              </w:rPr>
            </w:pPr>
            <w:r>
              <w:rPr>
                <w:sz w:val="20"/>
                <w:szCs w:val="20"/>
              </w:rPr>
              <w:t>cog_mat(t)</w:t>
            </w:r>
          </w:p>
        </w:tc>
        <w:tc>
          <w:tcPr>
            <w:tcW w:w="5209" w:type="dxa"/>
            <w:vAlign w:val="center"/>
          </w:tcPr>
          <w:p w14:paraId="4F7A79A3" w14:textId="13BB782F" w:rsidR="00F15D7D" w:rsidRDefault="00A57F35" w:rsidP="00F15D7D">
            <w:pPr>
              <w:jc w:val="left"/>
              <w:rPr>
                <w:sz w:val="20"/>
                <w:szCs w:val="20"/>
              </w:rPr>
            </w:pPr>
            <w:r>
              <w:rPr>
                <w:sz w:val="20"/>
                <w:szCs w:val="20"/>
              </w:rPr>
              <w:t>m</w:t>
            </w:r>
            <w:r w:rsidR="009C17C4">
              <w:rPr>
                <w:sz w:val="20"/>
                <w:szCs w:val="20"/>
              </w:rPr>
              <w:t xml:space="preserve">ax[0, </w:t>
            </w:r>
            <w:r w:rsidR="00F15D7D" w:rsidRPr="007B39D7">
              <w:rPr>
                <w:rFonts w:cstheme="minorHAnsi"/>
                <w:sz w:val="20"/>
                <w:szCs w:val="20"/>
              </w:rPr>
              <w:t>g_bav_ab(t)</w:t>
            </w:r>
            <w:r w:rsidR="00F15D7D">
              <w:rPr>
                <w:rFonts w:cstheme="minorHAnsi"/>
                <w:sz w:val="20"/>
                <w:szCs w:val="20"/>
              </w:rPr>
              <w:t xml:space="preserve"> + </w:t>
            </w:r>
            <w:r w:rsidR="00F15D7D" w:rsidRPr="007B39D7">
              <w:rPr>
                <w:rFonts w:cstheme="minorHAnsi"/>
                <w:sz w:val="20"/>
                <w:szCs w:val="20"/>
              </w:rPr>
              <w:t>g_</w:t>
            </w:r>
            <w:r w:rsidR="00F15D7D">
              <w:rPr>
                <w:rFonts w:cstheme="minorHAnsi"/>
                <w:sz w:val="20"/>
                <w:szCs w:val="20"/>
              </w:rPr>
              <w:t>tu</w:t>
            </w:r>
            <w:r w:rsidR="00F15D7D" w:rsidRPr="007B39D7">
              <w:rPr>
                <w:rFonts w:cstheme="minorHAnsi"/>
                <w:sz w:val="20"/>
                <w:szCs w:val="20"/>
              </w:rPr>
              <w:t>av_ab(t)</w:t>
            </w:r>
            <w:r w:rsidR="00F15D7D">
              <w:rPr>
                <w:rFonts w:cstheme="minorHAnsi"/>
                <w:sz w:val="20"/>
                <w:szCs w:val="20"/>
              </w:rPr>
              <w:t xml:space="preserve"> </w:t>
            </w:r>
            <w:r w:rsidR="00F15D7D">
              <w:rPr>
                <w:sz w:val="20"/>
                <w:szCs w:val="20"/>
              </w:rPr>
              <w:t>– av_ab(t)</w:t>
            </w:r>
            <w:r w:rsidR="009C17C4">
              <w:rPr>
                <w:sz w:val="20"/>
                <w:szCs w:val="20"/>
              </w:rPr>
              <w:t>]</w:t>
            </w:r>
            <w:r w:rsidR="00F15D7D">
              <w:rPr>
                <w:sz w:val="20"/>
                <w:szCs w:val="20"/>
              </w:rPr>
              <w:t xml:space="preserve"> </w:t>
            </w:r>
            <w:r w:rsidR="00F15D7D" w:rsidRPr="004611E7">
              <w:rPr>
                <w:sz w:val="20"/>
                <w:szCs w:val="20"/>
              </w:rPr>
              <w:t>×</w:t>
            </w:r>
            <w:r w:rsidR="00F15D7D">
              <w:rPr>
                <w:sz w:val="20"/>
                <w:szCs w:val="20"/>
              </w:rPr>
              <w:t xml:space="preserve"> no_mats(t)</w:t>
            </w:r>
          </w:p>
        </w:tc>
        <w:tc>
          <w:tcPr>
            <w:tcW w:w="1354" w:type="dxa"/>
            <w:vAlign w:val="center"/>
          </w:tcPr>
          <w:p w14:paraId="289944AC" w14:textId="77DB278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S1.64, S1.65, S1.81, S2.5</w:t>
            </w:r>
          </w:p>
        </w:tc>
      </w:tr>
      <w:tr w:rsidR="00F15D7D" w:rsidRPr="007B39D7" w14:paraId="2A93A28F" w14:textId="77777777" w:rsidTr="00F15D7D">
        <w:trPr>
          <w:cantSplit/>
        </w:trPr>
        <w:tc>
          <w:tcPr>
            <w:tcW w:w="662" w:type="dxa"/>
            <w:vAlign w:val="center"/>
          </w:tcPr>
          <w:p w14:paraId="322CC64A" w14:textId="709EE26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S3.42</w:t>
            </w:r>
          </w:p>
        </w:tc>
        <w:tc>
          <w:tcPr>
            <w:tcW w:w="1791" w:type="dxa"/>
            <w:vAlign w:val="center"/>
          </w:tcPr>
          <w:p w14:paraId="7ABFC924" w14:textId="1EB807D4" w:rsidR="00F15D7D" w:rsidRDefault="00F15D7D" w:rsidP="00F15D7D">
            <w:pPr>
              <w:jc w:val="left"/>
              <w:rPr>
                <w:sz w:val="20"/>
                <w:szCs w:val="20"/>
              </w:rPr>
            </w:pPr>
            <w:r>
              <w:rPr>
                <w:sz w:val="20"/>
                <w:szCs w:val="20"/>
              </w:rPr>
              <w:t>unit_res_bgn(t)</w:t>
            </w:r>
          </w:p>
        </w:tc>
        <w:tc>
          <w:tcPr>
            <w:tcW w:w="5209" w:type="dxa"/>
            <w:vAlign w:val="center"/>
          </w:tcPr>
          <w:p w14:paraId="2A945620" w14:textId="13F84D28" w:rsidR="00F15D7D" w:rsidRDefault="00F15D7D" w:rsidP="00F15D7D">
            <w:pPr>
              <w:jc w:val="left"/>
              <w:rPr>
                <w:sz w:val="20"/>
                <w:szCs w:val="20"/>
              </w:rPr>
            </w:pPr>
            <w:r>
              <w:rPr>
                <w:sz w:val="20"/>
                <w:szCs w:val="20"/>
              </w:rPr>
              <w:t xml:space="preserve">av_ab(t-1) </w:t>
            </w:r>
            <w:r w:rsidRPr="004611E7">
              <w:rPr>
                <w:sz w:val="20"/>
                <w:szCs w:val="20"/>
              </w:rPr>
              <w:t>×</w:t>
            </w:r>
            <w:r>
              <w:rPr>
                <w:sz w:val="20"/>
                <w:szCs w:val="20"/>
              </w:rPr>
              <w:t xml:space="preserve"> </w:t>
            </w:r>
            <w:r w:rsidRPr="00506A37">
              <w:rPr>
                <w:sz w:val="20"/>
                <w:szCs w:val="20"/>
              </w:rPr>
              <w:t>no_pols_ifsm(t)</w:t>
            </w:r>
          </w:p>
        </w:tc>
        <w:tc>
          <w:tcPr>
            <w:tcW w:w="1354" w:type="dxa"/>
            <w:vAlign w:val="center"/>
          </w:tcPr>
          <w:p w14:paraId="17B8E0C5" w14:textId="37B4C2E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S1.81, S2.1</w:t>
            </w:r>
          </w:p>
        </w:tc>
      </w:tr>
      <w:tr w:rsidR="00F15D7D" w:rsidRPr="007B39D7" w14:paraId="42DA54BF" w14:textId="77777777" w:rsidTr="00F15D7D">
        <w:trPr>
          <w:cantSplit/>
        </w:trPr>
        <w:tc>
          <w:tcPr>
            <w:tcW w:w="662" w:type="dxa"/>
            <w:vAlign w:val="center"/>
          </w:tcPr>
          <w:p w14:paraId="046D57B8" w14:textId="1A6048C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S3.43</w:t>
            </w:r>
          </w:p>
        </w:tc>
        <w:tc>
          <w:tcPr>
            <w:tcW w:w="1791" w:type="dxa"/>
            <w:vAlign w:val="center"/>
          </w:tcPr>
          <w:p w14:paraId="71CAD687" w14:textId="3D3D11DF" w:rsidR="00F15D7D" w:rsidRDefault="00F15D7D" w:rsidP="00F15D7D">
            <w:pPr>
              <w:jc w:val="left"/>
              <w:rPr>
                <w:sz w:val="20"/>
                <w:szCs w:val="20"/>
              </w:rPr>
            </w:pPr>
            <w:r>
              <w:rPr>
                <w:sz w:val="20"/>
                <w:szCs w:val="20"/>
              </w:rPr>
              <w:t>unit_res_end(t)</w:t>
            </w:r>
          </w:p>
        </w:tc>
        <w:tc>
          <w:tcPr>
            <w:tcW w:w="5209" w:type="dxa"/>
            <w:vAlign w:val="center"/>
          </w:tcPr>
          <w:p w14:paraId="412D8553" w14:textId="77777777" w:rsidR="00F15D7D" w:rsidRDefault="00F15D7D" w:rsidP="00F15D7D">
            <w:pPr>
              <w:jc w:val="left"/>
              <w:rPr>
                <w:sz w:val="20"/>
                <w:szCs w:val="20"/>
              </w:rPr>
            </w:pPr>
            <w:r>
              <w:rPr>
                <w:sz w:val="20"/>
                <w:szCs w:val="20"/>
              </w:rPr>
              <w:t xml:space="preserve">If t &lt; pol_term </w:t>
            </w:r>
            <w:r w:rsidRPr="004611E7">
              <w:rPr>
                <w:sz w:val="20"/>
                <w:szCs w:val="20"/>
              </w:rPr>
              <w:t>×</w:t>
            </w:r>
            <w:r>
              <w:rPr>
                <w:sz w:val="20"/>
                <w:szCs w:val="20"/>
              </w:rPr>
              <w:t xml:space="preserve"> 12:</w:t>
            </w:r>
          </w:p>
          <w:p w14:paraId="25BF93F8" w14:textId="77777777" w:rsidR="00F15D7D" w:rsidRDefault="00F15D7D" w:rsidP="00F15D7D">
            <w:pPr>
              <w:pStyle w:val="ListParagraph"/>
              <w:ind w:left="360"/>
              <w:jc w:val="left"/>
              <w:rPr>
                <w:sz w:val="20"/>
                <w:szCs w:val="20"/>
              </w:rPr>
            </w:pPr>
            <w:r w:rsidRPr="001D54CD">
              <w:rPr>
                <w:sz w:val="20"/>
                <w:szCs w:val="20"/>
              </w:rPr>
              <w:t>av_ab(t) × no_pols_if(t)</w:t>
            </w:r>
          </w:p>
          <w:p w14:paraId="61DA8E0F" w14:textId="77777777" w:rsidR="00F15D7D" w:rsidRDefault="00F15D7D" w:rsidP="00F15D7D">
            <w:pPr>
              <w:jc w:val="left"/>
              <w:rPr>
                <w:sz w:val="20"/>
                <w:szCs w:val="20"/>
              </w:rPr>
            </w:pPr>
            <w:r>
              <w:rPr>
                <w:sz w:val="20"/>
                <w:szCs w:val="20"/>
              </w:rPr>
              <w:t>Else:</w:t>
            </w:r>
          </w:p>
          <w:p w14:paraId="0D94EB16" w14:textId="6D221696" w:rsidR="00F15D7D" w:rsidRPr="001D54CD" w:rsidRDefault="00F15D7D" w:rsidP="00F15D7D">
            <w:pPr>
              <w:pStyle w:val="ListParagraph"/>
              <w:ind w:left="360"/>
              <w:jc w:val="left"/>
              <w:rPr>
                <w:sz w:val="20"/>
                <w:szCs w:val="20"/>
              </w:rPr>
            </w:pPr>
            <w:r>
              <w:rPr>
                <w:sz w:val="20"/>
                <w:szCs w:val="20"/>
              </w:rPr>
              <w:t>0</w:t>
            </w:r>
          </w:p>
        </w:tc>
        <w:tc>
          <w:tcPr>
            <w:tcW w:w="1354" w:type="dxa"/>
            <w:vAlign w:val="center"/>
          </w:tcPr>
          <w:p w14:paraId="250B7027" w14:textId="4A1983E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S1.81, S2.2</w:t>
            </w:r>
          </w:p>
        </w:tc>
      </w:tr>
      <w:tr w:rsidR="00F15D7D" w:rsidRPr="007B39D7" w14:paraId="7D5DD873" w14:textId="77777777" w:rsidTr="00F15D7D">
        <w:trPr>
          <w:cantSplit/>
        </w:trPr>
        <w:tc>
          <w:tcPr>
            <w:tcW w:w="662" w:type="dxa"/>
            <w:vAlign w:val="center"/>
          </w:tcPr>
          <w:p w14:paraId="16E752F5" w14:textId="7AD48A6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S3.44</w:t>
            </w:r>
          </w:p>
        </w:tc>
        <w:tc>
          <w:tcPr>
            <w:tcW w:w="1791" w:type="dxa"/>
            <w:vAlign w:val="center"/>
          </w:tcPr>
          <w:p w14:paraId="43664B8F" w14:textId="2BFE386A" w:rsidR="00F15D7D" w:rsidRDefault="00F15D7D" w:rsidP="00F15D7D">
            <w:pPr>
              <w:jc w:val="left"/>
              <w:rPr>
                <w:sz w:val="20"/>
                <w:szCs w:val="20"/>
              </w:rPr>
            </w:pPr>
            <w:r>
              <w:rPr>
                <w:sz w:val="20"/>
                <w:szCs w:val="20"/>
              </w:rPr>
              <w:t>unit_inc(t)</w:t>
            </w:r>
          </w:p>
        </w:tc>
        <w:tc>
          <w:tcPr>
            <w:tcW w:w="5209" w:type="dxa"/>
            <w:vAlign w:val="center"/>
          </w:tcPr>
          <w:p w14:paraId="466D7C86" w14:textId="1F467B80" w:rsidR="00F15D7D" w:rsidRDefault="00F15D7D" w:rsidP="00F15D7D">
            <w:pPr>
              <w:jc w:val="left"/>
              <w:rPr>
                <w:sz w:val="20"/>
                <w:szCs w:val="20"/>
              </w:rPr>
            </w:pPr>
            <w:r>
              <w:rPr>
                <w:sz w:val="20"/>
                <w:szCs w:val="20"/>
              </w:rPr>
              <w:t xml:space="preserve">av_ad(t) </w:t>
            </w:r>
            <w:r w:rsidRPr="001D54CD">
              <w:rPr>
                <w:sz w:val="20"/>
                <w:szCs w:val="20"/>
              </w:rPr>
              <w:t>×</w:t>
            </w:r>
            <w:r>
              <w:rPr>
                <w:sz w:val="20"/>
                <w:szCs w:val="20"/>
              </w:rPr>
              <w:t xml:space="preserve"> </w:t>
            </w:r>
            <w:r w:rsidRPr="007B39D7">
              <w:rPr>
                <w:rFonts w:cstheme="minorHAnsi"/>
                <w:sz w:val="20"/>
                <w:szCs w:val="20"/>
              </w:rPr>
              <w:t>m_ulp_fer(t)</w:t>
            </w:r>
            <w:r>
              <w:rPr>
                <w:sz w:val="20"/>
                <w:szCs w:val="20"/>
              </w:rPr>
              <w:t xml:space="preserve"> </w:t>
            </w:r>
            <w:r w:rsidRPr="004611E7">
              <w:rPr>
                <w:sz w:val="20"/>
                <w:szCs w:val="20"/>
              </w:rPr>
              <w:t>×</w:t>
            </w:r>
            <w:r>
              <w:rPr>
                <w:sz w:val="20"/>
                <w:szCs w:val="20"/>
              </w:rPr>
              <w:t xml:space="preserve"> </w:t>
            </w:r>
            <w:r w:rsidRPr="00506A37">
              <w:rPr>
                <w:sz w:val="20"/>
                <w:szCs w:val="20"/>
              </w:rPr>
              <w:t>no_pols_ifsm(t)</w:t>
            </w:r>
          </w:p>
        </w:tc>
        <w:tc>
          <w:tcPr>
            <w:tcW w:w="1354" w:type="dxa"/>
            <w:vAlign w:val="center"/>
          </w:tcPr>
          <w:p w14:paraId="714EF6C5" w14:textId="4FE66AF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S1.43, S1.46, S2.1</w:t>
            </w:r>
          </w:p>
        </w:tc>
      </w:tr>
      <w:tr w:rsidR="00F15D7D" w:rsidRPr="007B39D7" w14:paraId="2CEB70DC" w14:textId="77777777" w:rsidTr="00F15D7D">
        <w:trPr>
          <w:cantSplit/>
        </w:trPr>
        <w:tc>
          <w:tcPr>
            <w:tcW w:w="662" w:type="dxa"/>
            <w:vAlign w:val="center"/>
          </w:tcPr>
          <w:p w14:paraId="642E889C" w14:textId="46CE6D4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S3.45</w:t>
            </w:r>
          </w:p>
        </w:tc>
        <w:tc>
          <w:tcPr>
            <w:tcW w:w="1791" w:type="dxa"/>
            <w:vAlign w:val="center"/>
          </w:tcPr>
          <w:p w14:paraId="683BC055" w14:textId="276E79EF" w:rsidR="00F15D7D" w:rsidRDefault="00F15D7D" w:rsidP="00F15D7D">
            <w:pPr>
              <w:jc w:val="left"/>
              <w:rPr>
                <w:sz w:val="20"/>
                <w:szCs w:val="20"/>
              </w:rPr>
            </w:pPr>
            <w:r>
              <w:rPr>
                <w:sz w:val="20"/>
                <w:szCs w:val="20"/>
              </w:rPr>
              <w:t>non_unit_inc(t)</w:t>
            </w:r>
          </w:p>
        </w:tc>
        <w:tc>
          <w:tcPr>
            <w:tcW w:w="5209" w:type="dxa"/>
            <w:vAlign w:val="center"/>
          </w:tcPr>
          <w:p w14:paraId="7E1D92CE" w14:textId="0557A394" w:rsidR="00F15D7D" w:rsidRDefault="00F15D7D" w:rsidP="00F15D7D">
            <w:pPr>
              <w:jc w:val="left"/>
              <w:rPr>
                <w:rFonts w:cstheme="minorHAnsi"/>
                <w:sz w:val="20"/>
                <w:szCs w:val="20"/>
              </w:rPr>
            </w:pPr>
            <w:r>
              <w:rPr>
                <w:rFonts w:cstheme="minorHAnsi"/>
                <w:sz w:val="20"/>
                <w:szCs w:val="20"/>
              </w:rPr>
              <w:t>[(</w:t>
            </w:r>
            <w:r w:rsidRPr="007B39D7">
              <w:rPr>
                <w:rFonts w:cstheme="minorHAnsi"/>
                <w:sz w:val="20"/>
                <w:szCs w:val="20"/>
              </w:rPr>
              <w:t>basic_alloc_chg_pp(t)</w:t>
            </w:r>
            <w:r>
              <w:rPr>
                <w:rFonts w:cstheme="minorHAnsi"/>
                <w:sz w:val="20"/>
                <w:szCs w:val="20"/>
              </w:rPr>
              <w:t xml:space="preserve"> + </w:t>
            </w:r>
            <w:r w:rsidRPr="007B39D7">
              <w:rPr>
                <w:rFonts w:cstheme="minorHAnsi"/>
                <w:sz w:val="20"/>
                <w:szCs w:val="20"/>
              </w:rPr>
              <w:t>topup_alloc_chg_pp(t)</w:t>
            </w:r>
            <w:r>
              <w:rPr>
                <w:rFonts w:cstheme="minorHAnsi"/>
                <w:sz w:val="20"/>
                <w:szCs w:val="20"/>
              </w:rPr>
              <w:t xml:space="preserve"> </w:t>
            </w:r>
          </w:p>
          <w:p w14:paraId="3FAE5165" w14:textId="77777777" w:rsidR="00F15D7D" w:rsidRDefault="00F15D7D" w:rsidP="00F15D7D">
            <w:pPr>
              <w:jc w:val="left"/>
              <w:rPr>
                <w:sz w:val="20"/>
                <w:szCs w:val="20"/>
              </w:rPr>
            </w:pPr>
            <w:r>
              <w:rPr>
                <w:rFonts w:cstheme="minorHAnsi"/>
                <w:sz w:val="20"/>
                <w:szCs w:val="20"/>
              </w:rPr>
              <w:t xml:space="preserve">+ tot_dedn_act(t)) </w:t>
            </w:r>
            <w:r w:rsidRPr="004611E7">
              <w:rPr>
                <w:sz w:val="20"/>
                <w:szCs w:val="20"/>
              </w:rPr>
              <w:t>×</w:t>
            </w:r>
            <w:r>
              <w:rPr>
                <w:sz w:val="20"/>
                <w:szCs w:val="20"/>
              </w:rPr>
              <w:t xml:space="preserve"> </w:t>
            </w:r>
            <w:r w:rsidRPr="00506A37">
              <w:rPr>
                <w:sz w:val="20"/>
                <w:szCs w:val="20"/>
              </w:rPr>
              <w:t>no_pols_ifsm(t)</w:t>
            </w:r>
            <w:r>
              <w:rPr>
                <w:sz w:val="20"/>
                <w:szCs w:val="20"/>
              </w:rPr>
              <w:t xml:space="preserve"> – op_init_exp_if(t) </w:t>
            </w:r>
          </w:p>
          <w:p w14:paraId="24F203D8" w14:textId="77777777" w:rsidR="00F15D7D" w:rsidRDefault="00F15D7D" w:rsidP="00F15D7D">
            <w:pPr>
              <w:jc w:val="left"/>
              <w:rPr>
                <w:sz w:val="20"/>
                <w:szCs w:val="20"/>
              </w:rPr>
            </w:pPr>
            <w:r>
              <w:rPr>
                <w:sz w:val="20"/>
                <w:szCs w:val="20"/>
              </w:rPr>
              <w:t>– op_ren_exp_if(t) – invt_exp_if(t) – comm_if(t) – ovrd_if(t)]</w:t>
            </w:r>
          </w:p>
          <w:p w14:paraId="574E59CA" w14:textId="7C0E9729" w:rsidR="00F15D7D" w:rsidRDefault="00F15D7D" w:rsidP="00F15D7D">
            <w:pPr>
              <w:jc w:val="left"/>
              <w:rPr>
                <w:sz w:val="20"/>
                <w:szCs w:val="20"/>
              </w:rPr>
            </w:pPr>
            <w:r w:rsidRPr="004611E7">
              <w:rPr>
                <w:sz w:val="20"/>
                <w:szCs w:val="20"/>
              </w:rPr>
              <w:t>×</w:t>
            </w:r>
            <w:r>
              <w:rPr>
                <w:sz w:val="20"/>
                <w:szCs w:val="20"/>
              </w:rPr>
              <w:t xml:space="preserve"> m_sh_fer(t)</w:t>
            </w:r>
            <w:r w:rsidRPr="004611E7">
              <w:rPr>
                <w:sz w:val="20"/>
                <w:szCs w:val="20"/>
              </w:rPr>
              <w:t xml:space="preserve"> ×</w:t>
            </w:r>
            <w:r>
              <w:rPr>
                <w:sz w:val="20"/>
                <w:szCs w:val="20"/>
              </w:rPr>
              <w:t xml:space="preserve"> is_inforce_bgn(t)</w:t>
            </w:r>
          </w:p>
        </w:tc>
        <w:tc>
          <w:tcPr>
            <w:tcW w:w="1354" w:type="dxa"/>
            <w:vAlign w:val="center"/>
          </w:tcPr>
          <w:p w14:paraId="73D77D36" w14:textId="55A37AF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S1.6, S1.8, S1.27, S2.1, S3.4, S3.10, S3.18, S3.22, S3.26, S3.46, S1.1</w:t>
            </w:r>
          </w:p>
        </w:tc>
      </w:tr>
      <w:tr w:rsidR="00F15D7D" w:rsidRPr="007B39D7" w14:paraId="610B406A" w14:textId="77777777" w:rsidTr="00F15D7D">
        <w:trPr>
          <w:cantSplit/>
        </w:trPr>
        <w:tc>
          <w:tcPr>
            <w:tcW w:w="662" w:type="dxa"/>
            <w:vAlign w:val="center"/>
          </w:tcPr>
          <w:p w14:paraId="7AF637B6" w14:textId="7843314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S3.46</w:t>
            </w:r>
          </w:p>
        </w:tc>
        <w:tc>
          <w:tcPr>
            <w:tcW w:w="1791" w:type="dxa"/>
            <w:vAlign w:val="center"/>
          </w:tcPr>
          <w:p w14:paraId="52C44C7C" w14:textId="7835DAC2" w:rsidR="00F15D7D" w:rsidRDefault="00F15D7D" w:rsidP="00F15D7D">
            <w:pPr>
              <w:jc w:val="left"/>
              <w:rPr>
                <w:sz w:val="20"/>
                <w:szCs w:val="20"/>
              </w:rPr>
            </w:pPr>
            <w:r>
              <w:rPr>
                <w:sz w:val="20"/>
                <w:szCs w:val="20"/>
              </w:rPr>
              <w:t>m_sh_fer(t)</w:t>
            </w:r>
          </w:p>
        </w:tc>
        <w:tc>
          <w:tcPr>
            <w:tcW w:w="5209" w:type="dxa"/>
            <w:vAlign w:val="center"/>
          </w:tcPr>
          <w:p w14:paraId="4FB70531" w14:textId="5157DC25" w:rsidR="00F15D7D" w:rsidRPr="004277B5" w:rsidRDefault="00F15D7D" w:rsidP="00F15D7D">
            <w:pPr>
              <w:jc w:val="left"/>
              <w:rPr>
                <w:rFonts w:cstheme="minorHAnsi"/>
                <w:sz w:val="20"/>
              </w:rPr>
            </w:pPr>
            <w:r>
              <w:rPr>
                <w:rFonts w:cstheme="minorHAnsi"/>
                <w:sz w:val="20"/>
              </w:rPr>
              <w:t>(1 + ann_sh_fer(t)/100 + sh_fer_sen/100)^(1/12) – 1</w:t>
            </w:r>
          </w:p>
        </w:tc>
        <w:tc>
          <w:tcPr>
            <w:tcW w:w="1354" w:type="dxa"/>
            <w:vAlign w:val="center"/>
          </w:tcPr>
          <w:p w14:paraId="3B4F01F7" w14:textId="7BB08C9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S3.47, S3.48</w:t>
            </w:r>
          </w:p>
        </w:tc>
      </w:tr>
      <w:tr w:rsidR="00F15D7D" w:rsidRPr="007B39D7" w14:paraId="6FED0A68" w14:textId="77777777" w:rsidTr="00F15D7D">
        <w:trPr>
          <w:cantSplit/>
        </w:trPr>
        <w:tc>
          <w:tcPr>
            <w:tcW w:w="662" w:type="dxa"/>
            <w:vAlign w:val="center"/>
          </w:tcPr>
          <w:p w14:paraId="1916738B" w14:textId="44C7687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S3.47</w:t>
            </w:r>
          </w:p>
        </w:tc>
        <w:tc>
          <w:tcPr>
            <w:tcW w:w="1791" w:type="dxa"/>
            <w:vAlign w:val="center"/>
          </w:tcPr>
          <w:p w14:paraId="0D5B4D7A" w14:textId="73B53A9A" w:rsidR="00F15D7D" w:rsidRDefault="00F15D7D" w:rsidP="00F15D7D">
            <w:pPr>
              <w:jc w:val="left"/>
              <w:rPr>
                <w:sz w:val="20"/>
                <w:szCs w:val="20"/>
              </w:rPr>
            </w:pPr>
            <w:r>
              <w:rPr>
                <w:rFonts w:cstheme="minorHAnsi"/>
                <w:sz w:val="20"/>
              </w:rPr>
              <w:t>ann_sh_fer(t)</w:t>
            </w:r>
          </w:p>
        </w:tc>
        <w:tc>
          <w:tcPr>
            <w:tcW w:w="5209" w:type="dxa"/>
            <w:vAlign w:val="center"/>
          </w:tcPr>
          <w:p w14:paraId="02B7FAB8" w14:textId="1DF42B6B" w:rsidR="00F15D7D" w:rsidRDefault="00F15D7D" w:rsidP="00F15D7D">
            <w:pPr>
              <w:jc w:val="left"/>
              <w:rPr>
                <w:rFonts w:cstheme="minorHAnsi"/>
                <w:sz w:val="20"/>
              </w:rPr>
            </w:pPr>
            <w:r>
              <w:rPr>
                <w:rFonts w:cstheme="minorHAnsi"/>
                <w:sz w:val="20"/>
              </w:rPr>
              <w:t>Annual SH fund earned rate</w:t>
            </w:r>
          </w:p>
        </w:tc>
        <w:tc>
          <w:tcPr>
            <w:tcW w:w="1354" w:type="dxa"/>
            <w:vAlign w:val="center"/>
          </w:tcPr>
          <w:p w14:paraId="671A1D90" w14:textId="33C2086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9A508C7" w14:textId="77777777" w:rsidTr="00F15D7D">
        <w:trPr>
          <w:cantSplit/>
        </w:trPr>
        <w:tc>
          <w:tcPr>
            <w:tcW w:w="662" w:type="dxa"/>
            <w:vAlign w:val="center"/>
          </w:tcPr>
          <w:p w14:paraId="6EF23397" w14:textId="31002D4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S3.48</w:t>
            </w:r>
          </w:p>
        </w:tc>
        <w:tc>
          <w:tcPr>
            <w:tcW w:w="1791" w:type="dxa"/>
            <w:vAlign w:val="center"/>
          </w:tcPr>
          <w:p w14:paraId="5CB20F41" w14:textId="19BBAE96" w:rsidR="00F15D7D" w:rsidRDefault="00F15D7D" w:rsidP="00F15D7D">
            <w:pPr>
              <w:jc w:val="left"/>
              <w:rPr>
                <w:rFonts w:cstheme="minorHAnsi"/>
                <w:sz w:val="20"/>
              </w:rPr>
            </w:pPr>
            <w:r>
              <w:rPr>
                <w:rFonts w:cstheme="minorHAnsi"/>
                <w:sz w:val="20"/>
              </w:rPr>
              <w:t>sh_fer_sen</w:t>
            </w:r>
          </w:p>
        </w:tc>
        <w:tc>
          <w:tcPr>
            <w:tcW w:w="5209" w:type="dxa"/>
            <w:vAlign w:val="center"/>
          </w:tcPr>
          <w:p w14:paraId="360023EE" w14:textId="6BEC1BA4" w:rsidR="00F15D7D" w:rsidRDefault="00F15D7D" w:rsidP="00F15D7D">
            <w:pPr>
              <w:jc w:val="left"/>
              <w:rPr>
                <w:rFonts w:cstheme="minorHAnsi"/>
                <w:sz w:val="20"/>
              </w:rPr>
            </w:pPr>
            <w:r>
              <w:rPr>
                <w:rFonts w:cstheme="minorHAnsi"/>
                <w:sz w:val="20"/>
              </w:rPr>
              <w:t>The sensitivity factor applied to the SH fund earned rate</w:t>
            </w:r>
          </w:p>
        </w:tc>
        <w:tc>
          <w:tcPr>
            <w:tcW w:w="1354" w:type="dxa"/>
            <w:vAlign w:val="center"/>
          </w:tcPr>
          <w:p w14:paraId="3E6F29D8" w14:textId="6F20813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907624C" w14:textId="77777777" w:rsidTr="00F15D7D">
        <w:trPr>
          <w:cantSplit/>
        </w:trPr>
        <w:tc>
          <w:tcPr>
            <w:tcW w:w="662" w:type="dxa"/>
            <w:vAlign w:val="center"/>
          </w:tcPr>
          <w:p w14:paraId="07EA225D" w14:textId="6ED684B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S3.49</w:t>
            </w:r>
          </w:p>
        </w:tc>
        <w:tc>
          <w:tcPr>
            <w:tcW w:w="1791" w:type="dxa"/>
            <w:vAlign w:val="center"/>
          </w:tcPr>
          <w:p w14:paraId="3C3507C0" w14:textId="4D9868E5" w:rsidR="00F15D7D" w:rsidRDefault="00FF04B8" w:rsidP="00F15D7D">
            <w:pPr>
              <w:jc w:val="left"/>
              <w:rPr>
                <w:rFonts w:cstheme="minorHAnsi"/>
                <w:sz w:val="20"/>
              </w:rPr>
            </w:pPr>
            <w:r>
              <w:rPr>
                <w:rFonts w:cstheme="minorHAnsi"/>
                <w:sz w:val="20"/>
              </w:rPr>
              <w:t>cf_before_zv</w:t>
            </w:r>
            <w:r w:rsidR="00F15D7D">
              <w:rPr>
                <w:rFonts w:cstheme="minorHAnsi"/>
                <w:sz w:val="20"/>
              </w:rPr>
              <w:t>(t)</w:t>
            </w:r>
          </w:p>
        </w:tc>
        <w:tc>
          <w:tcPr>
            <w:tcW w:w="5209" w:type="dxa"/>
            <w:vAlign w:val="center"/>
          </w:tcPr>
          <w:p w14:paraId="629BEA2D" w14:textId="77777777" w:rsidR="00F15D7D" w:rsidRDefault="00F15D7D" w:rsidP="00F15D7D">
            <w:pPr>
              <w:jc w:val="left"/>
              <w:rPr>
                <w:sz w:val="20"/>
                <w:szCs w:val="20"/>
              </w:rPr>
            </w:pPr>
            <w:r>
              <w:rPr>
                <w:sz w:val="20"/>
                <w:szCs w:val="20"/>
              </w:rPr>
              <w:t xml:space="preserve">unit_res_bgn(t) + </w:t>
            </w:r>
            <w:r>
              <w:rPr>
                <w:rFonts w:cstheme="minorHAnsi"/>
                <w:sz w:val="20"/>
              </w:rPr>
              <w:t xml:space="preserve">prem_inc_if(t) + </w:t>
            </w:r>
            <w:r>
              <w:rPr>
                <w:sz w:val="20"/>
                <w:szCs w:val="20"/>
              </w:rPr>
              <w:t xml:space="preserve">unit_inc(t) + non_unit_inc(t) – op_init_exp_if(t) – op_ren_exp_if(t) </w:t>
            </w:r>
          </w:p>
          <w:p w14:paraId="487831F1" w14:textId="77777777" w:rsidR="00F15D7D" w:rsidRDefault="00F15D7D" w:rsidP="00F15D7D">
            <w:pPr>
              <w:jc w:val="left"/>
              <w:rPr>
                <w:sz w:val="20"/>
                <w:szCs w:val="20"/>
              </w:rPr>
            </w:pPr>
            <w:r>
              <w:rPr>
                <w:sz w:val="20"/>
                <w:szCs w:val="20"/>
              </w:rPr>
              <w:t xml:space="preserve">– invt_exp_if(t) – comm_if(t) – ovrd_if(t) – death_outgo(t) </w:t>
            </w:r>
          </w:p>
          <w:p w14:paraId="53E393E8" w14:textId="77777777" w:rsidR="00F15D7D" w:rsidRDefault="00F15D7D" w:rsidP="00F15D7D">
            <w:pPr>
              <w:jc w:val="left"/>
              <w:rPr>
                <w:sz w:val="20"/>
                <w:szCs w:val="20"/>
              </w:rPr>
            </w:pPr>
            <w:r>
              <w:rPr>
                <w:sz w:val="20"/>
                <w:szCs w:val="20"/>
              </w:rPr>
              <w:t xml:space="preserve">– surr_outgo(t) – mat_outgo(t) – cog_term_adj(t) </w:t>
            </w:r>
          </w:p>
          <w:p w14:paraId="597732E8" w14:textId="4A770ABB" w:rsidR="00F15D7D" w:rsidRPr="00ED6B9B" w:rsidRDefault="00F15D7D" w:rsidP="00F15D7D">
            <w:pPr>
              <w:jc w:val="left"/>
              <w:rPr>
                <w:sz w:val="20"/>
                <w:szCs w:val="20"/>
              </w:rPr>
            </w:pPr>
            <w:r>
              <w:rPr>
                <w:sz w:val="20"/>
                <w:szCs w:val="20"/>
              </w:rPr>
              <w:t>– unit_res_end(t)</w:t>
            </w:r>
          </w:p>
        </w:tc>
        <w:tc>
          <w:tcPr>
            <w:tcW w:w="1354" w:type="dxa"/>
            <w:vAlign w:val="center"/>
          </w:tcPr>
          <w:p w14:paraId="4CE8C62C" w14:textId="4D0A15D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S3.42, S3.1, S3.44, S3.45, S3.4, S3.10, S3.18, S3.22, S3.26, S3.29, S3.31, S3.35, S3.36, S3.43</w:t>
            </w:r>
          </w:p>
        </w:tc>
      </w:tr>
      <w:tr w:rsidR="00F15D7D" w:rsidRPr="007B39D7" w14:paraId="2539357C" w14:textId="77777777" w:rsidTr="00F15D7D">
        <w:trPr>
          <w:cantSplit/>
        </w:trPr>
        <w:tc>
          <w:tcPr>
            <w:tcW w:w="662" w:type="dxa"/>
            <w:vAlign w:val="center"/>
          </w:tcPr>
          <w:p w14:paraId="26576A74" w14:textId="36AD4A1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S3.50</w:t>
            </w:r>
          </w:p>
        </w:tc>
        <w:tc>
          <w:tcPr>
            <w:tcW w:w="1791" w:type="dxa"/>
            <w:vAlign w:val="center"/>
          </w:tcPr>
          <w:p w14:paraId="029BA243" w14:textId="2051768C" w:rsidR="00F15D7D" w:rsidRDefault="00F15D7D" w:rsidP="00F15D7D">
            <w:pPr>
              <w:jc w:val="left"/>
              <w:rPr>
                <w:rFonts w:cstheme="minorHAnsi"/>
                <w:sz w:val="20"/>
              </w:rPr>
            </w:pPr>
            <w:r>
              <w:rPr>
                <w:rFonts w:cstheme="minorHAnsi"/>
                <w:sz w:val="20"/>
              </w:rPr>
              <w:t>zeroising_res_if(t)</w:t>
            </w:r>
          </w:p>
        </w:tc>
        <w:tc>
          <w:tcPr>
            <w:tcW w:w="5209" w:type="dxa"/>
            <w:vAlign w:val="center"/>
          </w:tcPr>
          <w:p w14:paraId="7C5D74A3" w14:textId="77777777" w:rsidR="00E51631" w:rsidRDefault="00F15D7D" w:rsidP="00F15D7D">
            <w:pPr>
              <w:jc w:val="left"/>
              <w:rPr>
                <w:rFonts w:cstheme="minorHAnsi"/>
                <w:sz w:val="20"/>
              </w:rPr>
            </w:pPr>
            <w:r>
              <w:rPr>
                <w:rFonts w:cstheme="minorHAnsi"/>
                <w:sz w:val="20"/>
              </w:rPr>
              <w:t>If t</w:t>
            </w:r>
            <w:r w:rsidR="00E51631">
              <w:rPr>
                <w:rFonts w:cstheme="minorHAnsi"/>
                <w:sz w:val="20"/>
              </w:rPr>
              <w:t xml:space="preserve"> = 0:</w:t>
            </w:r>
          </w:p>
          <w:p w14:paraId="2AD450C6" w14:textId="77777777" w:rsidR="00E51631" w:rsidRPr="00E51631" w:rsidRDefault="00E51631" w:rsidP="00E51631">
            <w:pPr>
              <w:pStyle w:val="ListParagraph"/>
              <w:ind w:left="360"/>
              <w:jc w:val="left"/>
              <w:rPr>
                <w:sz w:val="20"/>
                <w:szCs w:val="20"/>
              </w:rPr>
            </w:pPr>
            <w:r>
              <w:rPr>
                <w:rFonts w:cstheme="minorHAnsi"/>
                <w:sz w:val="20"/>
              </w:rPr>
              <w:t>0</w:t>
            </w:r>
          </w:p>
          <w:p w14:paraId="418B64C3" w14:textId="7410A9F8" w:rsidR="00F15D7D" w:rsidRPr="00E51631" w:rsidRDefault="00E51631" w:rsidP="00E51631">
            <w:pPr>
              <w:jc w:val="left"/>
              <w:rPr>
                <w:sz w:val="20"/>
                <w:szCs w:val="20"/>
              </w:rPr>
            </w:pPr>
            <w:r>
              <w:rPr>
                <w:rFonts w:cstheme="minorHAnsi"/>
                <w:sz w:val="20"/>
              </w:rPr>
              <w:t>Else if t</w:t>
            </w:r>
            <w:r w:rsidR="00F15D7D" w:rsidRPr="00E51631">
              <w:rPr>
                <w:rFonts w:cstheme="minorHAnsi"/>
                <w:sz w:val="20"/>
              </w:rPr>
              <w:t xml:space="preserve"> &lt; pol_term </w:t>
            </w:r>
            <w:r w:rsidR="00F15D7D" w:rsidRPr="00E51631">
              <w:rPr>
                <w:sz w:val="20"/>
                <w:szCs w:val="20"/>
              </w:rPr>
              <w:t>× 12:</w:t>
            </w:r>
          </w:p>
          <w:p w14:paraId="0C116EA5" w14:textId="45DCD162" w:rsidR="00F15D7D" w:rsidRDefault="00F15D7D" w:rsidP="00F15D7D">
            <w:pPr>
              <w:pStyle w:val="ListParagraph"/>
              <w:ind w:left="360"/>
              <w:jc w:val="left"/>
              <w:rPr>
                <w:rFonts w:cstheme="minorHAnsi"/>
                <w:sz w:val="20"/>
              </w:rPr>
            </w:pPr>
            <w:r>
              <w:rPr>
                <w:sz w:val="20"/>
                <w:szCs w:val="20"/>
              </w:rPr>
              <w:t>max[0, (</w:t>
            </w:r>
            <w:r>
              <w:rPr>
                <w:rFonts w:cstheme="minorHAnsi"/>
                <w:sz w:val="20"/>
              </w:rPr>
              <w:t xml:space="preserve">zeroising_res_if(t+1) – </w:t>
            </w:r>
            <w:r w:rsidR="00FF04B8">
              <w:rPr>
                <w:rFonts w:cstheme="minorHAnsi"/>
                <w:sz w:val="20"/>
              </w:rPr>
              <w:t>cf_before_zv</w:t>
            </w:r>
            <w:r>
              <w:rPr>
                <w:rFonts w:cstheme="minorHAnsi"/>
                <w:sz w:val="20"/>
              </w:rPr>
              <w:t>(t+1))</w:t>
            </w:r>
          </w:p>
          <w:p w14:paraId="11AE9A00" w14:textId="28BC4FCF" w:rsidR="00F15D7D" w:rsidRPr="00B86521" w:rsidRDefault="00F15D7D" w:rsidP="00F15D7D">
            <w:pPr>
              <w:pStyle w:val="ListParagraph"/>
              <w:ind w:left="360"/>
              <w:jc w:val="left"/>
              <w:rPr>
                <w:sz w:val="20"/>
                <w:szCs w:val="20"/>
              </w:rPr>
            </w:pPr>
            <w:r>
              <w:rPr>
                <w:rFonts w:cstheme="minorHAnsi"/>
                <w:sz w:val="20"/>
              </w:rPr>
              <w:t>/(1 + m_vir(t</w:t>
            </w:r>
            <w:r w:rsidR="0048793C">
              <w:rPr>
                <w:rFonts w:cstheme="minorHAnsi"/>
                <w:sz w:val="20"/>
              </w:rPr>
              <w:t>+1</w:t>
            </w:r>
            <w:r>
              <w:rPr>
                <w:rFonts w:cstheme="minorHAnsi"/>
                <w:sz w:val="20"/>
              </w:rPr>
              <w:t>))]</w:t>
            </w:r>
            <w:r w:rsidRPr="00513864">
              <w:rPr>
                <w:sz w:val="20"/>
                <w:szCs w:val="20"/>
              </w:rPr>
              <w:t xml:space="preserve"> </w:t>
            </w:r>
            <w:r w:rsidRPr="00B86521">
              <w:rPr>
                <w:sz w:val="20"/>
                <w:szCs w:val="20"/>
              </w:rPr>
              <w:t>× is_inforce_end(t)</w:t>
            </w:r>
          </w:p>
          <w:p w14:paraId="79203591" w14:textId="77777777" w:rsidR="00F15D7D" w:rsidRDefault="00F15D7D" w:rsidP="00F15D7D">
            <w:pPr>
              <w:jc w:val="left"/>
              <w:rPr>
                <w:sz w:val="20"/>
                <w:szCs w:val="20"/>
              </w:rPr>
            </w:pPr>
            <w:r>
              <w:rPr>
                <w:sz w:val="20"/>
                <w:szCs w:val="20"/>
              </w:rPr>
              <w:t>Else:</w:t>
            </w:r>
          </w:p>
          <w:p w14:paraId="27AC87B5" w14:textId="4BE9F1B7" w:rsidR="00F15D7D" w:rsidRPr="00563B55" w:rsidRDefault="00F15D7D" w:rsidP="00F15D7D">
            <w:pPr>
              <w:pStyle w:val="ListParagraph"/>
              <w:ind w:left="360"/>
              <w:jc w:val="left"/>
              <w:rPr>
                <w:rFonts w:cstheme="minorHAnsi"/>
                <w:sz w:val="20"/>
              </w:rPr>
            </w:pPr>
            <w:r>
              <w:rPr>
                <w:rFonts w:cstheme="minorHAnsi"/>
                <w:sz w:val="20"/>
              </w:rPr>
              <w:t>0</w:t>
            </w:r>
          </w:p>
        </w:tc>
        <w:tc>
          <w:tcPr>
            <w:tcW w:w="1354" w:type="dxa"/>
            <w:vAlign w:val="center"/>
          </w:tcPr>
          <w:p w14:paraId="20DEFA68" w14:textId="16F594E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S3.50, S3.49, S3.51, S1.2</w:t>
            </w:r>
          </w:p>
        </w:tc>
      </w:tr>
      <w:tr w:rsidR="00F15D7D" w:rsidRPr="007B39D7" w14:paraId="49B2070F" w14:textId="77777777" w:rsidTr="00F15D7D">
        <w:trPr>
          <w:cantSplit/>
        </w:trPr>
        <w:tc>
          <w:tcPr>
            <w:tcW w:w="662" w:type="dxa"/>
            <w:vAlign w:val="center"/>
          </w:tcPr>
          <w:p w14:paraId="080B50D7" w14:textId="31008C2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S3.51</w:t>
            </w:r>
          </w:p>
        </w:tc>
        <w:tc>
          <w:tcPr>
            <w:tcW w:w="1791" w:type="dxa"/>
            <w:vAlign w:val="center"/>
          </w:tcPr>
          <w:p w14:paraId="3528ED59" w14:textId="20339626" w:rsidR="00F15D7D" w:rsidRDefault="00F15D7D" w:rsidP="00F15D7D">
            <w:pPr>
              <w:jc w:val="left"/>
              <w:rPr>
                <w:rFonts w:cstheme="minorHAnsi"/>
                <w:sz w:val="20"/>
              </w:rPr>
            </w:pPr>
            <w:r>
              <w:rPr>
                <w:rFonts w:cstheme="minorHAnsi"/>
                <w:sz w:val="20"/>
              </w:rPr>
              <w:t>m_vir(t)</w:t>
            </w:r>
          </w:p>
        </w:tc>
        <w:tc>
          <w:tcPr>
            <w:tcW w:w="5209" w:type="dxa"/>
            <w:vAlign w:val="center"/>
          </w:tcPr>
          <w:p w14:paraId="7E262D5F" w14:textId="5943DBA1" w:rsidR="00F15D7D" w:rsidRDefault="00F15D7D" w:rsidP="00F15D7D">
            <w:pPr>
              <w:jc w:val="left"/>
              <w:rPr>
                <w:rFonts w:cstheme="minorHAnsi"/>
                <w:sz w:val="20"/>
              </w:rPr>
            </w:pPr>
            <w:r>
              <w:rPr>
                <w:rFonts w:cstheme="minorHAnsi"/>
                <w:sz w:val="20"/>
              </w:rPr>
              <w:t>(1 + ann_vir(t)/100 + vir_sen/100)^(1/12) – 1</w:t>
            </w:r>
          </w:p>
        </w:tc>
        <w:tc>
          <w:tcPr>
            <w:tcW w:w="1354" w:type="dxa"/>
            <w:vAlign w:val="center"/>
          </w:tcPr>
          <w:p w14:paraId="19A77EA4" w14:textId="665F398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S3.52, S3.53</w:t>
            </w:r>
          </w:p>
        </w:tc>
      </w:tr>
      <w:tr w:rsidR="00F15D7D" w:rsidRPr="007B39D7" w14:paraId="174EFF0A" w14:textId="77777777" w:rsidTr="00F15D7D">
        <w:trPr>
          <w:cantSplit/>
        </w:trPr>
        <w:tc>
          <w:tcPr>
            <w:tcW w:w="662" w:type="dxa"/>
            <w:vAlign w:val="center"/>
          </w:tcPr>
          <w:p w14:paraId="7CC2C0DD" w14:textId="7D0DA3A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S3.52</w:t>
            </w:r>
          </w:p>
        </w:tc>
        <w:tc>
          <w:tcPr>
            <w:tcW w:w="1791" w:type="dxa"/>
            <w:vAlign w:val="center"/>
          </w:tcPr>
          <w:p w14:paraId="566DDBF0" w14:textId="2C36EEC4" w:rsidR="00F15D7D" w:rsidRDefault="00F15D7D" w:rsidP="00F15D7D">
            <w:pPr>
              <w:jc w:val="left"/>
              <w:rPr>
                <w:rFonts w:cstheme="minorHAnsi"/>
                <w:sz w:val="20"/>
              </w:rPr>
            </w:pPr>
            <w:r>
              <w:rPr>
                <w:rFonts w:cstheme="minorHAnsi"/>
                <w:sz w:val="20"/>
              </w:rPr>
              <w:t>ann_vir(t)</w:t>
            </w:r>
          </w:p>
        </w:tc>
        <w:tc>
          <w:tcPr>
            <w:tcW w:w="5209" w:type="dxa"/>
            <w:vAlign w:val="center"/>
          </w:tcPr>
          <w:p w14:paraId="4F9B778E" w14:textId="64D689E5" w:rsidR="00F15D7D" w:rsidRDefault="00F15D7D" w:rsidP="00F15D7D">
            <w:pPr>
              <w:jc w:val="left"/>
              <w:rPr>
                <w:rFonts w:cstheme="minorHAnsi"/>
                <w:sz w:val="20"/>
              </w:rPr>
            </w:pPr>
            <w:r>
              <w:rPr>
                <w:rFonts w:cstheme="minorHAnsi"/>
                <w:sz w:val="20"/>
              </w:rPr>
              <w:t>Annual valuation interest rate</w:t>
            </w:r>
          </w:p>
        </w:tc>
        <w:tc>
          <w:tcPr>
            <w:tcW w:w="1354" w:type="dxa"/>
            <w:vAlign w:val="center"/>
          </w:tcPr>
          <w:p w14:paraId="1A46559C" w14:textId="2548ADD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D73E7D8" w14:textId="77777777" w:rsidTr="00F15D7D">
        <w:trPr>
          <w:cantSplit/>
        </w:trPr>
        <w:tc>
          <w:tcPr>
            <w:tcW w:w="662" w:type="dxa"/>
            <w:vAlign w:val="center"/>
          </w:tcPr>
          <w:p w14:paraId="4FF515AB" w14:textId="0F4C6F0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S3.53</w:t>
            </w:r>
          </w:p>
        </w:tc>
        <w:tc>
          <w:tcPr>
            <w:tcW w:w="1791" w:type="dxa"/>
            <w:vAlign w:val="center"/>
          </w:tcPr>
          <w:p w14:paraId="084D1126" w14:textId="7E18FAFF" w:rsidR="00F15D7D" w:rsidRDefault="00F15D7D" w:rsidP="00F15D7D">
            <w:pPr>
              <w:jc w:val="left"/>
              <w:rPr>
                <w:rFonts w:cstheme="minorHAnsi"/>
                <w:sz w:val="20"/>
              </w:rPr>
            </w:pPr>
            <w:r>
              <w:rPr>
                <w:rFonts w:cstheme="minorHAnsi"/>
                <w:sz w:val="20"/>
              </w:rPr>
              <w:t>vir_sen</w:t>
            </w:r>
          </w:p>
        </w:tc>
        <w:tc>
          <w:tcPr>
            <w:tcW w:w="5209" w:type="dxa"/>
            <w:vAlign w:val="center"/>
          </w:tcPr>
          <w:p w14:paraId="0F9791FC" w14:textId="082DF657" w:rsidR="00F15D7D" w:rsidRDefault="00F15D7D" w:rsidP="00F15D7D">
            <w:pPr>
              <w:jc w:val="left"/>
              <w:rPr>
                <w:rFonts w:cstheme="minorHAnsi"/>
                <w:sz w:val="20"/>
              </w:rPr>
            </w:pPr>
            <w:r>
              <w:rPr>
                <w:rFonts w:cstheme="minorHAnsi"/>
                <w:sz w:val="20"/>
              </w:rPr>
              <w:t>The sensitivity factor applied to the VIR</w:t>
            </w:r>
          </w:p>
        </w:tc>
        <w:tc>
          <w:tcPr>
            <w:tcW w:w="1354" w:type="dxa"/>
            <w:vAlign w:val="center"/>
          </w:tcPr>
          <w:p w14:paraId="44C82658" w14:textId="588F94D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DD31E3D" w14:textId="77777777" w:rsidTr="00F15D7D">
        <w:trPr>
          <w:cantSplit/>
        </w:trPr>
        <w:tc>
          <w:tcPr>
            <w:tcW w:w="662" w:type="dxa"/>
            <w:vAlign w:val="center"/>
          </w:tcPr>
          <w:p w14:paraId="587B6BA0" w14:textId="024C10E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S3.54</w:t>
            </w:r>
          </w:p>
        </w:tc>
        <w:tc>
          <w:tcPr>
            <w:tcW w:w="1791" w:type="dxa"/>
            <w:vAlign w:val="center"/>
          </w:tcPr>
          <w:p w14:paraId="11DCC912" w14:textId="76336A0D" w:rsidR="00F15D7D" w:rsidRDefault="00F15D7D" w:rsidP="00F15D7D">
            <w:pPr>
              <w:jc w:val="left"/>
              <w:rPr>
                <w:rFonts w:cstheme="minorHAnsi"/>
                <w:sz w:val="20"/>
              </w:rPr>
            </w:pPr>
            <w:r>
              <w:rPr>
                <w:rFonts w:cstheme="minorHAnsi"/>
                <w:sz w:val="20"/>
              </w:rPr>
              <w:t>cf_after_zv(t)</w:t>
            </w:r>
          </w:p>
        </w:tc>
        <w:tc>
          <w:tcPr>
            <w:tcW w:w="5209" w:type="dxa"/>
            <w:vAlign w:val="center"/>
          </w:tcPr>
          <w:p w14:paraId="5C1F325B" w14:textId="5B9EF3B3" w:rsidR="00F15D7D" w:rsidRDefault="00FF04B8" w:rsidP="00F15D7D">
            <w:pPr>
              <w:jc w:val="left"/>
              <w:rPr>
                <w:rFonts w:cstheme="minorHAnsi"/>
                <w:sz w:val="20"/>
              </w:rPr>
            </w:pPr>
            <w:r>
              <w:rPr>
                <w:rFonts w:cstheme="minorHAnsi"/>
                <w:sz w:val="20"/>
              </w:rPr>
              <w:t>cf_before_zv</w:t>
            </w:r>
            <w:r w:rsidR="00F15D7D">
              <w:rPr>
                <w:rFonts w:cstheme="minorHAnsi"/>
                <w:sz w:val="20"/>
              </w:rPr>
              <w:t xml:space="preserve">(t) – zeroising_res_if(t) </w:t>
            </w:r>
          </w:p>
          <w:p w14:paraId="5E1A7940" w14:textId="280ED572" w:rsidR="00F15D7D" w:rsidRDefault="00F15D7D" w:rsidP="00F15D7D">
            <w:pPr>
              <w:jc w:val="left"/>
              <w:rPr>
                <w:rFonts w:cstheme="minorHAnsi"/>
                <w:sz w:val="20"/>
              </w:rPr>
            </w:pPr>
            <w:r>
              <w:rPr>
                <w:rFonts w:cstheme="minorHAnsi"/>
                <w:sz w:val="20"/>
              </w:rPr>
              <w:t>+ zeroising_res_if(t-1)</w:t>
            </w:r>
            <w:r w:rsidRPr="00B86521">
              <w:rPr>
                <w:sz w:val="20"/>
                <w:szCs w:val="20"/>
              </w:rPr>
              <w:t xml:space="preserve"> ×</w:t>
            </w:r>
            <w:r>
              <w:rPr>
                <w:rFonts w:cstheme="minorHAnsi"/>
                <w:sz w:val="20"/>
              </w:rPr>
              <w:t xml:space="preserve"> (1 + m_vir(t))</w:t>
            </w:r>
          </w:p>
        </w:tc>
        <w:tc>
          <w:tcPr>
            <w:tcW w:w="1354" w:type="dxa"/>
            <w:vAlign w:val="center"/>
          </w:tcPr>
          <w:p w14:paraId="38AA718E" w14:textId="174EF3E0"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S3.49, S3.50, S3.51</w:t>
            </w:r>
          </w:p>
        </w:tc>
      </w:tr>
      <w:tr w:rsidR="00F15D7D" w:rsidRPr="007B39D7" w14:paraId="4D37369D" w14:textId="77777777" w:rsidTr="00F15D7D">
        <w:trPr>
          <w:cantSplit/>
        </w:trPr>
        <w:tc>
          <w:tcPr>
            <w:tcW w:w="662" w:type="dxa"/>
            <w:vAlign w:val="center"/>
          </w:tcPr>
          <w:p w14:paraId="3C4D9D53" w14:textId="3B31FC1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S3.55</w:t>
            </w:r>
          </w:p>
        </w:tc>
        <w:tc>
          <w:tcPr>
            <w:tcW w:w="1791" w:type="dxa"/>
            <w:vAlign w:val="center"/>
          </w:tcPr>
          <w:p w14:paraId="08994C40" w14:textId="6D551404" w:rsidR="00F15D7D" w:rsidRPr="007B39D7" w:rsidRDefault="00F15D7D" w:rsidP="00F15D7D">
            <w:pPr>
              <w:jc w:val="left"/>
              <w:rPr>
                <w:sz w:val="20"/>
                <w:szCs w:val="20"/>
              </w:rPr>
            </w:pPr>
            <w:r>
              <w:rPr>
                <w:sz w:val="20"/>
                <w:szCs w:val="20"/>
              </w:rPr>
              <w:t>op_tax(t)</w:t>
            </w:r>
          </w:p>
        </w:tc>
        <w:tc>
          <w:tcPr>
            <w:tcW w:w="5209" w:type="dxa"/>
            <w:vAlign w:val="center"/>
          </w:tcPr>
          <w:p w14:paraId="70881862" w14:textId="4B501834" w:rsidR="00F15D7D" w:rsidRPr="00513864" w:rsidRDefault="00C84AA3" w:rsidP="00F15D7D">
            <w:pPr>
              <w:jc w:val="left"/>
              <w:rPr>
                <w:sz w:val="20"/>
                <w:szCs w:val="20"/>
              </w:rPr>
            </w:pPr>
            <w:r>
              <w:rPr>
                <w:sz w:val="20"/>
                <w:szCs w:val="20"/>
              </w:rPr>
              <w:t>(</w:t>
            </w:r>
            <w:r w:rsidR="00F15D7D">
              <w:rPr>
                <w:sz w:val="20"/>
                <w:szCs w:val="20"/>
              </w:rPr>
              <w:t>tax_pc</w:t>
            </w:r>
            <w:r>
              <w:rPr>
                <w:sz w:val="20"/>
                <w:szCs w:val="20"/>
              </w:rPr>
              <w:t>/100)</w:t>
            </w:r>
            <w:r w:rsidR="00F15D7D">
              <w:rPr>
                <w:sz w:val="20"/>
                <w:szCs w:val="20"/>
              </w:rPr>
              <w:t xml:space="preserve"> </w:t>
            </w:r>
            <w:r w:rsidR="00F15D7D" w:rsidRPr="00B86521">
              <w:rPr>
                <w:sz w:val="20"/>
                <w:szCs w:val="20"/>
              </w:rPr>
              <w:t>×</w:t>
            </w:r>
            <w:r w:rsidR="00F15D7D">
              <w:rPr>
                <w:sz w:val="20"/>
                <w:szCs w:val="20"/>
              </w:rPr>
              <w:t xml:space="preserve"> </w:t>
            </w:r>
            <w:r w:rsidR="00F15D7D">
              <w:rPr>
                <w:rFonts w:cstheme="minorHAnsi"/>
                <w:sz w:val="20"/>
              </w:rPr>
              <w:t>cf_after_zv(t)</w:t>
            </w:r>
          </w:p>
        </w:tc>
        <w:tc>
          <w:tcPr>
            <w:tcW w:w="1354" w:type="dxa"/>
            <w:vAlign w:val="center"/>
          </w:tcPr>
          <w:p w14:paraId="301C6ABA" w14:textId="4AEE891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S3.56, S3.54</w:t>
            </w:r>
          </w:p>
        </w:tc>
      </w:tr>
      <w:tr w:rsidR="00F15D7D" w:rsidRPr="007B39D7" w14:paraId="366B7B15" w14:textId="77777777" w:rsidTr="00F15D7D">
        <w:trPr>
          <w:cantSplit/>
        </w:trPr>
        <w:tc>
          <w:tcPr>
            <w:tcW w:w="662" w:type="dxa"/>
            <w:vAlign w:val="center"/>
          </w:tcPr>
          <w:p w14:paraId="0F2D2A3A" w14:textId="07A197D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S3.56</w:t>
            </w:r>
          </w:p>
        </w:tc>
        <w:tc>
          <w:tcPr>
            <w:tcW w:w="1791" w:type="dxa"/>
            <w:vAlign w:val="center"/>
          </w:tcPr>
          <w:p w14:paraId="52B99A42" w14:textId="4141127D" w:rsidR="00F15D7D" w:rsidRDefault="00F15D7D" w:rsidP="00F15D7D">
            <w:pPr>
              <w:jc w:val="left"/>
              <w:rPr>
                <w:sz w:val="20"/>
                <w:szCs w:val="20"/>
              </w:rPr>
            </w:pPr>
            <w:r>
              <w:rPr>
                <w:sz w:val="20"/>
                <w:szCs w:val="20"/>
              </w:rPr>
              <w:t>tax_pc</w:t>
            </w:r>
          </w:p>
        </w:tc>
        <w:tc>
          <w:tcPr>
            <w:tcW w:w="5209" w:type="dxa"/>
            <w:vAlign w:val="center"/>
          </w:tcPr>
          <w:p w14:paraId="355FAFBE" w14:textId="1A00FFDD" w:rsidR="00F15D7D" w:rsidRDefault="00F15D7D" w:rsidP="00F15D7D">
            <w:pPr>
              <w:jc w:val="left"/>
              <w:rPr>
                <w:sz w:val="20"/>
                <w:szCs w:val="20"/>
              </w:rPr>
            </w:pPr>
            <w:r>
              <w:rPr>
                <w:sz w:val="20"/>
                <w:szCs w:val="20"/>
              </w:rPr>
              <w:t>Annual tax rate, looked up from the regulatory parameters.</w:t>
            </w:r>
          </w:p>
        </w:tc>
        <w:tc>
          <w:tcPr>
            <w:tcW w:w="1354" w:type="dxa"/>
            <w:vAlign w:val="center"/>
          </w:tcPr>
          <w:p w14:paraId="32E5D6BA" w14:textId="71D8FF1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607DC5A4" w14:textId="77777777" w:rsidTr="00F15D7D">
        <w:trPr>
          <w:cantSplit/>
        </w:trPr>
        <w:tc>
          <w:tcPr>
            <w:tcW w:w="662" w:type="dxa"/>
            <w:vAlign w:val="center"/>
          </w:tcPr>
          <w:p w14:paraId="583A6474" w14:textId="5D4BD40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S3.57</w:t>
            </w:r>
          </w:p>
        </w:tc>
        <w:tc>
          <w:tcPr>
            <w:tcW w:w="1791" w:type="dxa"/>
            <w:vAlign w:val="center"/>
          </w:tcPr>
          <w:p w14:paraId="532C9C91" w14:textId="2A22402A" w:rsidR="00F15D7D" w:rsidRDefault="00F15D7D" w:rsidP="00F15D7D">
            <w:pPr>
              <w:jc w:val="left"/>
              <w:rPr>
                <w:sz w:val="20"/>
                <w:szCs w:val="20"/>
              </w:rPr>
            </w:pPr>
            <w:r>
              <w:rPr>
                <w:sz w:val="20"/>
                <w:szCs w:val="20"/>
              </w:rPr>
              <w:t>cf_after_tax(t)</w:t>
            </w:r>
          </w:p>
        </w:tc>
        <w:tc>
          <w:tcPr>
            <w:tcW w:w="5209" w:type="dxa"/>
            <w:vAlign w:val="center"/>
          </w:tcPr>
          <w:p w14:paraId="717F4C20" w14:textId="04436F40" w:rsidR="00F15D7D" w:rsidRDefault="00F15D7D" w:rsidP="00F15D7D">
            <w:pPr>
              <w:jc w:val="left"/>
              <w:rPr>
                <w:sz w:val="20"/>
                <w:szCs w:val="20"/>
              </w:rPr>
            </w:pPr>
            <w:r>
              <w:rPr>
                <w:rFonts w:cstheme="minorHAnsi"/>
                <w:sz w:val="20"/>
              </w:rPr>
              <w:t xml:space="preserve">cf_after_zv(t) – </w:t>
            </w:r>
            <w:r>
              <w:rPr>
                <w:sz w:val="20"/>
                <w:szCs w:val="20"/>
              </w:rPr>
              <w:t>op_tax(t)</w:t>
            </w:r>
          </w:p>
        </w:tc>
        <w:tc>
          <w:tcPr>
            <w:tcW w:w="1354" w:type="dxa"/>
            <w:vAlign w:val="center"/>
          </w:tcPr>
          <w:p w14:paraId="3B986594" w14:textId="2CBEAF5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S3.54, S3.55</w:t>
            </w:r>
          </w:p>
        </w:tc>
      </w:tr>
      <w:tr w:rsidR="00F15D7D" w:rsidRPr="007B39D7" w14:paraId="59EC5733" w14:textId="77777777" w:rsidTr="00F15D7D">
        <w:trPr>
          <w:cantSplit/>
        </w:trPr>
        <w:tc>
          <w:tcPr>
            <w:tcW w:w="662" w:type="dxa"/>
            <w:vAlign w:val="center"/>
          </w:tcPr>
          <w:p w14:paraId="5A370518" w14:textId="4111C2B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S3.58</w:t>
            </w:r>
          </w:p>
        </w:tc>
        <w:tc>
          <w:tcPr>
            <w:tcW w:w="1791" w:type="dxa"/>
            <w:vAlign w:val="center"/>
          </w:tcPr>
          <w:p w14:paraId="0BCB3E51" w14:textId="1C8AEB12" w:rsidR="00F15D7D" w:rsidRPr="007B39D7" w:rsidRDefault="00F15D7D" w:rsidP="00F15D7D">
            <w:pPr>
              <w:jc w:val="left"/>
              <w:rPr>
                <w:sz w:val="20"/>
                <w:szCs w:val="20"/>
              </w:rPr>
            </w:pPr>
            <w:r>
              <w:rPr>
                <w:sz w:val="20"/>
                <w:szCs w:val="20"/>
              </w:rPr>
              <w:t>tot_res_if(t)</w:t>
            </w:r>
          </w:p>
        </w:tc>
        <w:tc>
          <w:tcPr>
            <w:tcW w:w="5209" w:type="dxa"/>
            <w:vAlign w:val="center"/>
          </w:tcPr>
          <w:p w14:paraId="0F225FAD" w14:textId="4071C0BF" w:rsidR="00F15D7D" w:rsidRPr="00513864" w:rsidRDefault="00F15D7D" w:rsidP="00F15D7D">
            <w:pPr>
              <w:jc w:val="left"/>
              <w:rPr>
                <w:sz w:val="20"/>
                <w:szCs w:val="20"/>
              </w:rPr>
            </w:pPr>
            <w:r>
              <w:rPr>
                <w:sz w:val="20"/>
                <w:szCs w:val="20"/>
              </w:rPr>
              <w:t xml:space="preserve">unit_res_end(t) + </w:t>
            </w:r>
            <w:r>
              <w:rPr>
                <w:rFonts w:cstheme="minorHAnsi"/>
                <w:sz w:val="20"/>
              </w:rPr>
              <w:t>zeroising_res_if(t)</w:t>
            </w:r>
          </w:p>
        </w:tc>
        <w:tc>
          <w:tcPr>
            <w:tcW w:w="1354" w:type="dxa"/>
            <w:vAlign w:val="center"/>
          </w:tcPr>
          <w:p w14:paraId="34BD36CE" w14:textId="2A5A111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S3.43, S3.50</w:t>
            </w:r>
          </w:p>
        </w:tc>
      </w:tr>
      <w:tr w:rsidR="00F15D7D" w:rsidRPr="007B39D7" w14:paraId="22624952" w14:textId="77777777" w:rsidTr="00F15D7D">
        <w:trPr>
          <w:cantSplit/>
        </w:trPr>
        <w:tc>
          <w:tcPr>
            <w:tcW w:w="662" w:type="dxa"/>
            <w:vAlign w:val="center"/>
          </w:tcPr>
          <w:p w14:paraId="67D1133A" w14:textId="6168E7A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S3.59</w:t>
            </w:r>
          </w:p>
        </w:tc>
        <w:tc>
          <w:tcPr>
            <w:tcW w:w="1791" w:type="dxa"/>
            <w:vAlign w:val="center"/>
          </w:tcPr>
          <w:p w14:paraId="5ADB7667" w14:textId="14EE8734" w:rsidR="00F15D7D" w:rsidRDefault="00F15D7D" w:rsidP="00F15D7D">
            <w:pPr>
              <w:jc w:val="left"/>
              <w:rPr>
                <w:sz w:val="20"/>
                <w:szCs w:val="20"/>
              </w:rPr>
            </w:pPr>
            <w:r>
              <w:rPr>
                <w:sz w:val="20"/>
                <w:szCs w:val="20"/>
              </w:rPr>
              <w:t>solv_cap_req(t)</w:t>
            </w:r>
          </w:p>
        </w:tc>
        <w:tc>
          <w:tcPr>
            <w:tcW w:w="5209" w:type="dxa"/>
            <w:vAlign w:val="center"/>
          </w:tcPr>
          <w:p w14:paraId="08C7C8CE" w14:textId="77777777" w:rsidR="00F15D7D" w:rsidRDefault="00F15D7D" w:rsidP="00F15D7D">
            <w:pPr>
              <w:jc w:val="left"/>
              <w:rPr>
                <w:sz w:val="20"/>
                <w:szCs w:val="20"/>
              </w:rPr>
            </w:pPr>
            <w:r>
              <w:rPr>
                <w:sz w:val="20"/>
                <w:szCs w:val="20"/>
              </w:rPr>
              <w:t xml:space="preserve">If t &lt; pol_term </w:t>
            </w:r>
            <w:r w:rsidRPr="00B86521">
              <w:rPr>
                <w:sz w:val="20"/>
                <w:szCs w:val="20"/>
              </w:rPr>
              <w:t>×</w:t>
            </w:r>
            <w:r>
              <w:rPr>
                <w:sz w:val="20"/>
                <w:szCs w:val="20"/>
              </w:rPr>
              <w:t xml:space="preserve"> 12:</w:t>
            </w:r>
          </w:p>
          <w:p w14:paraId="35F38666" w14:textId="77777777" w:rsidR="00A45BE0" w:rsidRDefault="00F15D7D" w:rsidP="00F15D7D">
            <w:pPr>
              <w:pStyle w:val="ListParagraph"/>
              <w:ind w:left="360"/>
              <w:jc w:val="left"/>
              <w:rPr>
                <w:sz w:val="20"/>
                <w:szCs w:val="20"/>
              </w:rPr>
            </w:pPr>
            <w:r>
              <w:rPr>
                <w:sz w:val="20"/>
                <w:szCs w:val="20"/>
              </w:rPr>
              <w:t>[</w:t>
            </w:r>
            <w:r w:rsidR="00A45BE0">
              <w:rPr>
                <w:sz w:val="20"/>
                <w:szCs w:val="20"/>
              </w:rPr>
              <w:t>(</w:t>
            </w:r>
            <w:r>
              <w:rPr>
                <w:sz w:val="20"/>
                <w:szCs w:val="20"/>
              </w:rPr>
              <w:t>solv_marg_res</w:t>
            </w:r>
            <w:r w:rsidR="00A45BE0">
              <w:rPr>
                <w:sz w:val="20"/>
                <w:szCs w:val="20"/>
              </w:rPr>
              <w:t>/100)</w:t>
            </w:r>
            <w:r>
              <w:rPr>
                <w:sz w:val="20"/>
                <w:szCs w:val="20"/>
              </w:rPr>
              <w:t xml:space="preserve"> </w:t>
            </w:r>
            <w:r w:rsidRPr="00B86521">
              <w:rPr>
                <w:sz w:val="20"/>
                <w:szCs w:val="20"/>
              </w:rPr>
              <w:t>×</w:t>
            </w:r>
            <w:r>
              <w:rPr>
                <w:sz w:val="20"/>
                <w:szCs w:val="20"/>
              </w:rPr>
              <w:t xml:space="preserve"> tot_res_if(t) </w:t>
            </w:r>
          </w:p>
          <w:p w14:paraId="2E2C31AD" w14:textId="77777777" w:rsidR="00D940E8" w:rsidRDefault="00F15D7D" w:rsidP="00D940E8">
            <w:pPr>
              <w:pStyle w:val="ListParagraph"/>
              <w:ind w:left="360"/>
              <w:jc w:val="left"/>
              <w:rPr>
                <w:sz w:val="20"/>
                <w:szCs w:val="20"/>
              </w:rPr>
            </w:pPr>
            <w:r w:rsidRPr="00834867">
              <w:rPr>
                <w:sz w:val="20"/>
                <w:szCs w:val="20"/>
              </w:rPr>
              <w:t xml:space="preserve">+ </w:t>
            </w:r>
            <w:r w:rsidR="00A45BE0">
              <w:rPr>
                <w:sz w:val="20"/>
                <w:szCs w:val="20"/>
              </w:rPr>
              <w:t>(</w:t>
            </w:r>
            <w:r w:rsidRPr="00834867">
              <w:rPr>
                <w:sz w:val="20"/>
                <w:szCs w:val="20"/>
              </w:rPr>
              <w:t>solv_marg_sar</w:t>
            </w:r>
            <w:r w:rsidR="00A45BE0">
              <w:rPr>
                <w:sz w:val="20"/>
                <w:szCs w:val="20"/>
              </w:rPr>
              <w:t>/100)</w:t>
            </w:r>
            <w:r w:rsidRPr="00834867">
              <w:rPr>
                <w:sz w:val="20"/>
                <w:szCs w:val="20"/>
              </w:rPr>
              <w:t xml:space="preserve"> </w:t>
            </w:r>
            <w:r w:rsidRPr="00D940E8">
              <w:rPr>
                <w:sz w:val="20"/>
                <w:szCs w:val="20"/>
              </w:rPr>
              <w:t xml:space="preserve">× max(0, death_ben_pp(t) </w:t>
            </w:r>
          </w:p>
          <w:p w14:paraId="050CA3C8" w14:textId="6288D49D" w:rsidR="00F15D7D" w:rsidRPr="00834867" w:rsidRDefault="00F15D7D" w:rsidP="00F15D7D">
            <w:pPr>
              <w:pStyle w:val="ListParagraph"/>
              <w:ind w:left="360"/>
              <w:jc w:val="left"/>
              <w:rPr>
                <w:sz w:val="20"/>
                <w:szCs w:val="20"/>
              </w:rPr>
            </w:pPr>
            <w:r w:rsidRPr="00D940E8">
              <w:rPr>
                <w:sz w:val="20"/>
                <w:szCs w:val="20"/>
              </w:rPr>
              <w:t>× no_pols_if(t) –</w:t>
            </w:r>
            <w:r w:rsidR="003B6482">
              <w:rPr>
                <w:sz w:val="20"/>
                <w:szCs w:val="20"/>
              </w:rPr>
              <w:t xml:space="preserve"> </w:t>
            </w:r>
            <w:r w:rsidRPr="00D940E8">
              <w:rPr>
                <w:sz w:val="20"/>
                <w:szCs w:val="20"/>
              </w:rPr>
              <w:t xml:space="preserve">tot_res_if(t))] </w:t>
            </w:r>
            <w:r w:rsidRPr="00B86521">
              <w:rPr>
                <w:sz w:val="20"/>
                <w:szCs w:val="20"/>
              </w:rPr>
              <w:t>× is_inforce_end(t)</w:t>
            </w:r>
          </w:p>
          <w:p w14:paraId="717F457C" w14:textId="77777777" w:rsidR="00F15D7D" w:rsidRDefault="00F15D7D" w:rsidP="00F15D7D">
            <w:pPr>
              <w:jc w:val="left"/>
              <w:rPr>
                <w:sz w:val="20"/>
                <w:szCs w:val="20"/>
              </w:rPr>
            </w:pPr>
            <w:r>
              <w:rPr>
                <w:sz w:val="20"/>
                <w:szCs w:val="20"/>
              </w:rPr>
              <w:t>Else:</w:t>
            </w:r>
          </w:p>
          <w:p w14:paraId="305A418F" w14:textId="5AEA5180" w:rsidR="00F15D7D" w:rsidRPr="00444E95" w:rsidRDefault="00F15D7D" w:rsidP="00F15D7D">
            <w:pPr>
              <w:pStyle w:val="ListParagraph"/>
              <w:ind w:left="360"/>
              <w:jc w:val="left"/>
              <w:rPr>
                <w:sz w:val="20"/>
                <w:szCs w:val="20"/>
              </w:rPr>
            </w:pPr>
            <w:r>
              <w:rPr>
                <w:sz w:val="20"/>
                <w:szCs w:val="20"/>
              </w:rPr>
              <w:t>0</w:t>
            </w:r>
          </w:p>
        </w:tc>
        <w:tc>
          <w:tcPr>
            <w:tcW w:w="1354" w:type="dxa"/>
            <w:vAlign w:val="center"/>
          </w:tcPr>
          <w:p w14:paraId="1191D342" w14:textId="5C4EBA2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S3.60, S3.58, S3.61, S3.30, S2.2, S1.2</w:t>
            </w:r>
          </w:p>
        </w:tc>
      </w:tr>
      <w:tr w:rsidR="00F15D7D" w:rsidRPr="007B39D7" w14:paraId="173156EA" w14:textId="77777777" w:rsidTr="00F15D7D">
        <w:trPr>
          <w:cantSplit/>
        </w:trPr>
        <w:tc>
          <w:tcPr>
            <w:tcW w:w="662" w:type="dxa"/>
            <w:vAlign w:val="center"/>
          </w:tcPr>
          <w:p w14:paraId="130C77DF" w14:textId="108D1DA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S3.60</w:t>
            </w:r>
          </w:p>
        </w:tc>
        <w:tc>
          <w:tcPr>
            <w:tcW w:w="1791" w:type="dxa"/>
            <w:vAlign w:val="center"/>
          </w:tcPr>
          <w:p w14:paraId="605F60D4" w14:textId="45BAE497" w:rsidR="00F15D7D" w:rsidRDefault="00F15D7D" w:rsidP="00F15D7D">
            <w:pPr>
              <w:jc w:val="left"/>
              <w:rPr>
                <w:sz w:val="20"/>
                <w:szCs w:val="20"/>
              </w:rPr>
            </w:pPr>
            <w:r>
              <w:rPr>
                <w:sz w:val="20"/>
                <w:szCs w:val="20"/>
              </w:rPr>
              <w:t>solv_marg_res</w:t>
            </w:r>
          </w:p>
        </w:tc>
        <w:tc>
          <w:tcPr>
            <w:tcW w:w="5209" w:type="dxa"/>
            <w:vAlign w:val="center"/>
          </w:tcPr>
          <w:p w14:paraId="46129568" w14:textId="174E41C2" w:rsidR="00F15D7D" w:rsidRDefault="00F15D7D" w:rsidP="00F15D7D">
            <w:pPr>
              <w:jc w:val="left"/>
              <w:rPr>
                <w:sz w:val="20"/>
                <w:szCs w:val="20"/>
              </w:rPr>
            </w:pPr>
            <w:r>
              <w:rPr>
                <w:sz w:val="20"/>
                <w:szCs w:val="20"/>
              </w:rPr>
              <w:t>The solvency margin parameter applies to the total reserve, looked up from the regulatory parameters.</w:t>
            </w:r>
          </w:p>
        </w:tc>
        <w:tc>
          <w:tcPr>
            <w:tcW w:w="1354" w:type="dxa"/>
            <w:vAlign w:val="center"/>
          </w:tcPr>
          <w:p w14:paraId="51FAA24D" w14:textId="1DB23E5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206EB9B3" w14:textId="77777777" w:rsidTr="00F15D7D">
        <w:trPr>
          <w:cantSplit/>
        </w:trPr>
        <w:tc>
          <w:tcPr>
            <w:tcW w:w="662" w:type="dxa"/>
            <w:vAlign w:val="center"/>
          </w:tcPr>
          <w:p w14:paraId="11D945EE" w14:textId="10B7A44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S3.61</w:t>
            </w:r>
          </w:p>
        </w:tc>
        <w:tc>
          <w:tcPr>
            <w:tcW w:w="1791" w:type="dxa"/>
            <w:vAlign w:val="center"/>
          </w:tcPr>
          <w:p w14:paraId="575C645F" w14:textId="5F12854D" w:rsidR="00F15D7D" w:rsidRDefault="00F15D7D" w:rsidP="00F15D7D">
            <w:pPr>
              <w:jc w:val="left"/>
              <w:rPr>
                <w:sz w:val="20"/>
                <w:szCs w:val="20"/>
              </w:rPr>
            </w:pPr>
            <w:r w:rsidRPr="00834867">
              <w:rPr>
                <w:sz w:val="20"/>
                <w:szCs w:val="20"/>
              </w:rPr>
              <w:t>solv_marg_sar</w:t>
            </w:r>
          </w:p>
        </w:tc>
        <w:tc>
          <w:tcPr>
            <w:tcW w:w="5209" w:type="dxa"/>
            <w:vAlign w:val="center"/>
          </w:tcPr>
          <w:p w14:paraId="0E837119" w14:textId="4C8BEEBF" w:rsidR="00F15D7D" w:rsidRDefault="00F15D7D" w:rsidP="00F15D7D">
            <w:pPr>
              <w:jc w:val="left"/>
              <w:rPr>
                <w:sz w:val="20"/>
                <w:szCs w:val="20"/>
              </w:rPr>
            </w:pPr>
            <w:r>
              <w:rPr>
                <w:sz w:val="20"/>
                <w:szCs w:val="20"/>
              </w:rPr>
              <w:t>The solvency margin parameter applies to the sum at risk, looked up from the regulatory parameters. The sum at risk is the exceed of death benefit over the total reserve.</w:t>
            </w:r>
          </w:p>
        </w:tc>
        <w:tc>
          <w:tcPr>
            <w:tcW w:w="1354" w:type="dxa"/>
            <w:vAlign w:val="center"/>
          </w:tcPr>
          <w:p w14:paraId="639684BA" w14:textId="7121C36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E33F361" w14:textId="77777777" w:rsidTr="00F15D7D">
        <w:trPr>
          <w:cantSplit/>
        </w:trPr>
        <w:tc>
          <w:tcPr>
            <w:tcW w:w="662" w:type="dxa"/>
            <w:vAlign w:val="center"/>
          </w:tcPr>
          <w:p w14:paraId="5ADA1B9D" w14:textId="70250C8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S3.62</w:t>
            </w:r>
          </w:p>
        </w:tc>
        <w:tc>
          <w:tcPr>
            <w:tcW w:w="1791" w:type="dxa"/>
            <w:vAlign w:val="center"/>
          </w:tcPr>
          <w:p w14:paraId="7C6238F0" w14:textId="12FFC1DB" w:rsidR="00F15D7D" w:rsidRDefault="00F15D7D" w:rsidP="00F15D7D">
            <w:pPr>
              <w:jc w:val="left"/>
              <w:rPr>
                <w:sz w:val="20"/>
                <w:szCs w:val="20"/>
              </w:rPr>
            </w:pPr>
            <w:r>
              <w:rPr>
                <w:sz w:val="20"/>
                <w:szCs w:val="20"/>
              </w:rPr>
              <w:t>scr_inv_inc(t)</w:t>
            </w:r>
          </w:p>
        </w:tc>
        <w:tc>
          <w:tcPr>
            <w:tcW w:w="5209" w:type="dxa"/>
            <w:vAlign w:val="center"/>
          </w:tcPr>
          <w:p w14:paraId="5F2F4666" w14:textId="1A3E3544" w:rsidR="00F15D7D" w:rsidRPr="00513864" w:rsidRDefault="00F15D7D" w:rsidP="00F15D7D">
            <w:pPr>
              <w:jc w:val="left"/>
              <w:rPr>
                <w:sz w:val="20"/>
                <w:szCs w:val="20"/>
              </w:rPr>
            </w:pPr>
            <w:r>
              <w:rPr>
                <w:sz w:val="20"/>
                <w:szCs w:val="20"/>
              </w:rPr>
              <w:t>solv_cap_req(t-1)</w:t>
            </w:r>
            <w:r w:rsidRPr="004611E7">
              <w:rPr>
                <w:sz w:val="20"/>
                <w:szCs w:val="20"/>
              </w:rPr>
              <w:t xml:space="preserve"> ×</w:t>
            </w:r>
            <w:r>
              <w:rPr>
                <w:sz w:val="20"/>
                <w:szCs w:val="20"/>
              </w:rPr>
              <w:t xml:space="preserve"> m_sh_fer(t)</w:t>
            </w:r>
          </w:p>
        </w:tc>
        <w:tc>
          <w:tcPr>
            <w:tcW w:w="1354" w:type="dxa"/>
            <w:vAlign w:val="center"/>
          </w:tcPr>
          <w:p w14:paraId="33AC9098" w14:textId="3753782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S3.59, S3.46</w:t>
            </w:r>
          </w:p>
        </w:tc>
      </w:tr>
      <w:tr w:rsidR="00F15D7D" w:rsidRPr="007B39D7" w14:paraId="47598E32" w14:textId="77777777" w:rsidTr="00F15D7D">
        <w:trPr>
          <w:cantSplit/>
        </w:trPr>
        <w:tc>
          <w:tcPr>
            <w:tcW w:w="662" w:type="dxa"/>
            <w:vAlign w:val="center"/>
          </w:tcPr>
          <w:p w14:paraId="2A0CBA1D" w14:textId="585DA83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S3.63</w:t>
            </w:r>
          </w:p>
        </w:tc>
        <w:tc>
          <w:tcPr>
            <w:tcW w:w="1791" w:type="dxa"/>
            <w:vAlign w:val="center"/>
          </w:tcPr>
          <w:p w14:paraId="454CB756" w14:textId="1BCF94A1" w:rsidR="00F15D7D" w:rsidRPr="007B39D7" w:rsidRDefault="00F15D7D" w:rsidP="00F15D7D">
            <w:pPr>
              <w:jc w:val="left"/>
              <w:rPr>
                <w:sz w:val="20"/>
                <w:szCs w:val="20"/>
              </w:rPr>
            </w:pPr>
            <w:r>
              <w:rPr>
                <w:sz w:val="20"/>
                <w:szCs w:val="20"/>
              </w:rPr>
              <w:t>scr_inc_tax(t)</w:t>
            </w:r>
          </w:p>
        </w:tc>
        <w:tc>
          <w:tcPr>
            <w:tcW w:w="5209" w:type="dxa"/>
            <w:vAlign w:val="center"/>
          </w:tcPr>
          <w:p w14:paraId="2B223F0D" w14:textId="379D70AC" w:rsidR="00F15D7D" w:rsidRPr="00513864" w:rsidRDefault="00F45F25" w:rsidP="00F15D7D">
            <w:pPr>
              <w:jc w:val="left"/>
              <w:rPr>
                <w:sz w:val="20"/>
                <w:szCs w:val="20"/>
              </w:rPr>
            </w:pPr>
            <w:r>
              <w:rPr>
                <w:sz w:val="20"/>
                <w:szCs w:val="20"/>
              </w:rPr>
              <w:t>(</w:t>
            </w:r>
            <w:r w:rsidR="00F15D7D">
              <w:rPr>
                <w:sz w:val="20"/>
                <w:szCs w:val="20"/>
              </w:rPr>
              <w:t>tax_pc</w:t>
            </w:r>
            <w:r>
              <w:rPr>
                <w:sz w:val="20"/>
                <w:szCs w:val="20"/>
              </w:rPr>
              <w:t>/100)</w:t>
            </w:r>
            <w:r w:rsidR="00F15D7D">
              <w:rPr>
                <w:sz w:val="20"/>
                <w:szCs w:val="20"/>
              </w:rPr>
              <w:t xml:space="preserve"> </w:t>
            </w:r>
            <w:r w:rsidR="00F15D7D" w:rsidRPr="00B86521">
              <w:rPr>
                <w:sz w:val="20"/>
                <w:szCs w:val="20"/>
              </w:rPr>
              <w:t>×</w:t>
            </w:r>
            <w:r w:rsidR="00F15D7D">
              <w:rPr>
                <w:sz w:val="20"/>
                <w:szCs w:val="20"/>
              </w:rPr>
              <w:t xml:space="preserve"> scr_inv_inc(t) </w:t>
            </w:r>
          </w:p>
        </w:tc>
        <w:tc>
          <w:tcPr>
            <w:tcW w:w="1354" w:type="dxa"/>
            <w:vAlign w:val="center"/>
          </w:tcPr>
          <w:p w14:paraId="5BD9A346" w14:textId="1836441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S3.56, S3.62</w:t>
            </w:r>
          </w:p>
        </w:tc>
      </w:tr>
      <w:tr w:rsidR="00F15D7D" w:rsidRPr="007B39D7" w14:paraId="34CCAC2D" w14:textId="77777777" w:rsidTr="00F15D7D">
        <w:trPr>
          <w:cantSplit/>
        </w:trPr>
        <w:tc>
          <w:tcPr>
            <w:tcW w:w="662" w:type="dxa"/>
            <w:vAlign w:val="center"/>
          </w:tcPr>
          <w:p w14:paraId="6E4262EE" w14:textId="1C0B7A2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S3.64</w:t>
            </w:r>
          </w:p>
        </w:tc>
        <w:tc>
          <w:tcPr>
            <w:tcW w:w="1791" w:type="dxa"/>
            <w:vAlign w:val="center"/>
          </w:tcPr>
          <w:p w14:paraId="03DA46B1" w14:textId="127292D5" w:rsidR="00F15D7D" w:rsidRPr="007B39D7" w:rsidRDefault="00F15D7D" w:rsidP="00F15D7D">
            <w:pPr>
              <w:jc w:val="left"/>
              <w:rPr>
                <w:sz w:val="20"/>
                <w:szCs w:val="20"/>
              </w:rPr>
            </w:pPr>
            <w:r>
              <w:rPr>
                <w:sz w:val="20"/>
                <w:szCs w:val="20"/>
              </w:rPr>
              <w:t>cf_after_scr(t)</w:t>
            </w:r>
          </w:p>
        </w:tc>
        <w:tc>
          <w:tcPr>
            <w:tcW w:w="5209" w:type="dxa"/>
            <w:vAlign w:val="center"/>
          </w:tcPr>
          <w:p w14:paraId="12F24E58" w14:textId="77777777" w:rsidR="00F15D7D" w:rsidRDefault="00F15D7D" w:rsidP="00F15D7D">
            <w:pPr>
              <w:jc w:val="left"/>
              <w:rPr>
                <w:sz w:val="20"/>
                <w:szCs w:val="20"/>
              </w:rPr>
            </w:pPr>
            <w:r>
              <w:rPr>
                <w:sz w:val="20"/>
                <w:szCs w:val="20"/>
              </w:rPr>
              <w:t xml:space="preserve">cf_after_tax(t) + solv_cap_req(t-1) – solv_cap_req(t) </w:t>
            </w:r>
          </w:p>
          <w:p w14:paraId="67D69C16" w14:textId="11B9A767" w:rsidR="00F15D7D" w:rsidRPr="00513864" w:rsidRDefault="00F15D7D" w:rsidP="00F15D7D">
            <w:pPr>
              <w:jc w:val="left"/>
              <w:rPr>
                <w:sz w:val="20"/>
                <w:szCs w:val="20"/>
              </w:rPr>
            </w:pPr>
            <w:r>
              <w:rPr>
                <w:sz w:val="20"/>
                <w:szCs w:val="20"/>
              </w:rPr>
              <w:t>+ scr_inv_inc(t) – scr_inc_tax(t)</w:t>
            </w:r>
          </w:p>
        </w:tc>
        <w:tc>
          <w:tcPr>
            <w:tcW w:w="1354" w:type="dxa"/>
            <w:vAlign w:val="center"/>
          </w:tcPr>
          <w:p w14:paraId="2F2EE324" w14:textId="74E010B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S3.57, S3.59, S3.62, S3.63</w:t>
            </w:r>
          </w:p>
        </w:tc>
      </w:tr>
      <w:tr w:rsidR="00F15D7D" w:rsidRPr="007B39D7" w14:paraId="3199A8D2" w14:textId="77777777" w:rsidTr="00F15D7D">
        <w:trPr>
          <w:cantSplit/>
        </w:trPr>
        <w:tc>
          <w:tcPr>
            <w:tcW w:w="662" w:type="dxa"/>
            <w:vAlign w:val="center"/>
          </w:tcPr>
          <w:p w14:paraId="6BEEEF8F" w14:textId="7F5B30F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S3.65</w:t>
            </w:r>
          </w:p>
        </w:tc>
        <w:tc>
          <w:tcPr>
            <w:tcW w:w="1791" w:type="dxa"/>
            <w:vAlign w:val="center"/>
          </w:tcPr>
          <w:p w14:paraId="48691FBC" w14:textId="283CF654" w:rsidR="00F15D7D" w:rsidRPr="007B39D7" w:rsidRDefault="00F15D7D" w:rsidP="00F15D7D">
            <w:pPr>
              <w:jc w:val="left"/>
              <w:rPr>
                <w:sz w:val="20"/>
                <w:szCs w:val="20"/>
              </w:rPr>
            </w:pPr>
            <w:r>
              <w:rPr>
                <w:sz w:val="20"/>
                <w:szCs w:val="20"/>
              </w:rPr>
              <w:t>pv_cf_after_scr(t)</w:t>
            </w:r>
          </w:p>
        </w:tc>
        <w:tc>
          <w:tcPr>
            <w:tcW w:w="5209" w:type="dxa"/>
            <w:vAlign w:val="center"/>
          </w:tcPr>
          <w:p w14:paraId="7E255887" w14:textId="2217355A" w:rsidR="00A3297B" w:rsidRDefault="00A3297B" w:rsidP="00A3297B">
            <w:pPr>
              <w:jc w:val="left"/>
              <w:rPr>
                <w:sz w:val="20"/>
                <w:szCs w:val="20"/>
              </w:rPr>
            </w:pPr>
            <w:r>
              <w:rPr>
                <w:sz w:val="20"/>
              </w:rPr>
              <w:t>If t &gt;</w:t>
            </w:r>
            <w:r w:rsidR="00991F15">
              <w:rPr>
                <w:sz w:val="20"/>
              </w:rPr>
              <w:t>=</w:t>
            </w:r>
            <w:r>
              <w:rPr>
                <w:sz w:val="20"/>
              </w:rPr>
              <w:t xml:space="preserve"> pol_term </w:t>
            </w:r>
            <w:r w:rsidRPr="004611E7">
              <w:rPr>
                <w:sz w:val="20"/>
                <w:szCs w:val="20"/>
              </w:rPr>
              <w:t>×</w:t>
            </w:r>
            <w:r>
              <w:rPr>
                <w:sz w:val="20"/>
                <w:szCs w:val="20"/>
              </w:rPr>
              <w:t xml:space="preserve"> 12:</w:t>
            </w:r>
          </w:p>
          <w:p w14:paraId="79C222E8" w14:textId="77777777" w:rsidR="00A3297B" w:rsidRDefault="00A3297B" w:rsidP="00A3297B">
            <w:pPr>
              <w:pStyle w:val="ListParagraph"/>
              <w:ind w:left="360"/>
              <w:jc w:val="left"/>
              <w:rPr>
                <w:sz w:val="20"/>
              </w:rPr>
            </w:pPr>
            <w:r>
              <w:rPr>
                <w:sz w:val="20"/>
              </w:rPr>
              <w:t>0</w:t>
            </w:r>
          </w:p>
          <w:p w14:paraId="27C225D4" w14:textId="77777777" w:rsidR="00A3297B" w:rsidRPr="00A3297B" w:rsidRDefault="00A3297B" w:rsidP="00A3297B">
            <w:pPr>
              <w:jc w:val="left"/>
              <w:rPr>
                <w:sz w:val="20"/>
              </w:rPr>
            </w:pPr>
            <w:r>
              <w:rPr>
                <w:sz w:val="20"/>
              </w:rPr>
              <w:t>Else</w:t>
            </w:r>
          </w:p>
          <w:p w14:paraId="3887E391" w14:textId="77777777" w:rsidR="00A3297B" w:rsidRDefault="008D7C6D" w:rsidP="00A3297B">
            <w:pPr>
              <w:pStyle w:val="ListParagraph"/>
              <w:ind w:left="360"/>
              <w:jc w:val="left"/>
              <w:rPr>
                <w:sz w:val="20"/>
              </w:rPr>
            </w:pPr>
            <w:r w:rsidRPr="00A3297B">
              <w:rPr>
                <w:sz w:val="20"/>
              </w:rPr>
              <w:t xml:space="preserve">[pv_cf_after_scr(t+1) + cf_after_scr(t+1)] </w:t>
            </w:r>
          </w:p>
          <w:p w14:paraId="03F34099" w14:textId="226284A8" w:rsidR="00F15D7D" w:rsidRPr="00A3297B" w:rsidRDefault="008D7C6D" w:rsidP="00A3297B">
            <w:pPr>
              <w:pStyle w:val="ListParagraph"/>
              <w:ind w:left="360"/>
              <w:jc w:val="left"/>
              <w:rPr>
                <w:sz w:val="20"/>
                <w:szCs w:val="20"/>
              </w:rPr>
            </w:pPr>
            <w:r w:rsidRPr="00A3297B">
              <w:rPr>
                <w:sz w:val="20"/>
              </w:rPr>
              <w:t>/ (1 + m_rdr(t+1))</w:t>
            </w:r>
          </w:p>
        </w:tc>
        <w:tc>
          <w:tcPr>
            <w:tcW w:w="1354" w:type="dxa"/>
            <w:vAlign w:val="center"/>
          </w:tcPr>
          <w:p w14:paraId="2601E422" w14:textId="52EDD97A"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S3.64, S3.66</w:t>
            </w:r>
          </w:p>
        </w:tc>
      </w:tr>
      <w:tr w:rsidR="00F15D7D" w:rsidRPr="007B39D7" w14:paraId="2FF441FD" w14:textId="77777777" w:rsidTr="00F15D7D">
        <w:trPr>
          <w:cantSplit/>
        </w:trPr>
        <w:tc>
          <w:tcPr>
            <w:tcW w:w="662" w:type="dxa"/>
            <w:vAlign w:val="center"/>
          </w:tcPr>
          <w:p w14:paraId="7E357A02" w14:textId="68736AE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S3.66</w:t>
            </w:r>
          </w:p>
        </w:tc>
        <w:tc>
          <w:tcPr>
            <w:tcW w:w="1791" w:type="dxa"/>
            <w:vAlign w:val="center"/>
          </w:tcPr>
          <w:p w14:paraId="6496A585" w14:textId="2C4C2E91" w:rsidR="00F15D7D" w:rsidRDefault="00F15D7D" w:rsidP="00F15D7D">
            <w:pPr>
              <w:jc w:val="left"/>
              <w:rPr>
                <w:sz w:val="20"/>
                <w:szCs w:val="20"/>
              </w:rPr>
            </w:pPr>
            <w:r>
              <w:rPr>
                <w:rFonts w:cstheme="minorHAnsi"/>
                <w:sz w:val="20"/>
              </w:rPr>
              <w:t>m_rdr(t)</w:t>
            </w:r>
          </w:p>
        </w:tc>
        <w:tc>
          <w:tcPr>
            <w:tcW w:w="5209" w:type="dxa"/>
            <w:vAlign w:val="center"/>
          </w:tcPr>
          <w:p w14:paraId="0258D6D5" w14:textId="08B4C380" w:rsidR="00F15D7D" w:rsidRPr="00DC34B0" w:rsidRDefault="00F15D7D" w:rsidP="00F15D7D">
            <w:pPr>
              <w:jc w:val="left"/>
              <w:rPr>
                <w:sz w:val="20"/>
              </w:rPr>
            </w:pPr>
            <w:r>
              <w:rPr>
                <w:rFonts w:cstheme="minorHAnsi"/>
                <w:sz w:val="20"/>
              </w:rPr>
              <w:t>(1 + ann_rdr(t)/100 + rdr_sen/100)^(1/12) – 1</w:t>
            </w:r>
          </w:p>
        </w:tc>
        <w:tc>
          <w:tcPr>
            <w:tcW w:w="1354" w:type="dxa"/>
            <w:vAlign w:val="center"/>
          </w:tcPr>
          <w:p w14:paraId="253651FE" w14:textId="09BD028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S3.67, S3.68</w:t>
            </w:r>
          </w:p>
        </w:tc>
      </w:tr>
      <w:tr w:rsidR="00F15D7D" w:rsidRPr="007B39D7" w14:paraId="5A676D63" w14:textId="77777777" w:rsidTr="00F15D7D">
        <w:trPr>
          <w:cantSplit/>
        </w:trPr>
        <w:tc>
          <w:tcPr>
            <w:tcW w:w="662" w:type="dxa"/>
            <w:vAlign w:val="center"/>
          </w:tcPr>
          <w:p w14:paraId="15B394E0" w14:textId="2ED8BF5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S3.67</w:t>
            </w:r>
          </w:p>
        </w:tc>
        <w:tc>
          <w:tcPr>
            <w:tcW w:w="1791" w:type="dxa"/>
            <w:vAlign w:val="center"/>
          </w:tcPr>
          <w:p w14:paraId="25631CA2" w14:textId="79C8ECB4" w:rsidR="00F15D7D" w:rsidRDefault="00F15D7D" w:rsidP="00F15D7D">
            <w:pPr>
              <w:jc w:val="left"/>
              <w:rPr>
                <w:sz w:val="20"/>
                <w:szCs w:val="20"/>
              </w:rPr>
            </w:pPr>
            <w:r>
              <w:rPr>
                <w:rFonts w:cstheme="minorHAnsi"/>
                <w:sz w:val="20"/>
              </w:rPr>
              <w:t>ann_rdr(t)</w:t>
            </w:r>
          </w:p>
        </w:tc>
        <w:tc>
          <w:tcPr>
            <w:tcW w:w="5209" w:type="dxa"/>
            <w:vAlign w:val="center"/>
          </w:tcPr>
          <w:p w14:paraId="664E42B9" w14:textId="4CE9E4FD" w:rsidR="00F15D7D" w:rsidRPr="00DC34B0" w:rsidRDefault="00F15D7D" w:rsidP="00F15D7D">
            <w:pPr>
              <w:jc w:val="left"/>
              <w:rPr>
                <w:sz w:val="20"/>
              </w:rPr>
            </w:pPr>
            <w:r>
              <w:rPr>
                <w:rFonts w:cstheme="minorHAnsi"/>
                <w:sz w:val="20"/>
              </w:rPr>
              <w:t>Annual risk discount rate</w:t>
            </w:r>
          </w:p>
        </w:tc>
        <w:tc>
          <w:tcPr>
            <w:tcW w:w="1354" w:type="dxa"/>
            <w:vAlign w:val="center"/>
          </w:tcPr>
          <w:p w14:paraId="6362A52C" w14:textId="2C11C07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DD70AD7" w14:textId="77777777" w:rsidTr="00F15D7D">
        <w:trPr>
          <w:cantSplit/>
        </w:trPr>
        <w:tc>
          <w:tcPr>
            <w:tcW w:w="662" w:type="dxa"/>
            <w:vAlign w:val="center"/>
          </w:tcPr>
          <w:p w14:paraId="25FAD512" w14:textId="4C303E0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S3.68</w:t>
            </w:r>
          </w:p>
        </w:tc>
        <w:tc>
          <w:tcPr>
            <w:tcW w:w="1791" w:type="dxa"/>
            <w:vAlign w:val="center"/>
          </w:tcPr>
          <w:p w14:paraId="22CCCB83" w14:textId="6E0A17A7" w:rsidR="00F15D7D" w:rsidRDefault="00F15D7D" w:rsidP="00F15D7D">
            <w:pPr>
              <w:jc w:val="left"/>
              <w:rPr>
                <w:sz w:val="20"/>
                <w:szCs w:val="20"/>
              </w:rPr>
            </w:pPr>
            <w:r>
              <w:rPr>
                <w:rFonts w:cstheme="minorHAnsi"/>
                <w:sz w:val="20"/>
              </w:rPr>
              <w:t>rdr_sen</w:t>
            </w:r>
          </w:p>
        </w:tc>
        <w:tc>
          <w:tcPr>
            <w:tcW w:w="5209" w:type="dxa"/>
            <w:vAlign w:val="center"/>
          </w:tcPr>
          <w:p w14:paraId="25A82E5E" w14:textId="1E819D12" w:rsidR="00F15D7D" w:rsidRPr="00DC34B0" w:rsidRDefault="00F15D7D" w:rsidP="00F15D7D">
            <w:pPr>
              <w:jc w:val="left"/>
              <w:rPr>
                <w:sz w:val="20"/>
              </w:rPr>
            </w:pPr>
            <w:r>
              <w:rPr>
                <w:rFonts w:cstheme="minorHAnsi"/>
                <w:sz w:val="20"/>
              </w:rPr>
              <w:t>The sensitivity factor applied to the RDR</w:t>
            </w:r>
          </w:p>
        </w:tc>
        <w:tc>
          <w:tcPr>
            <w:tcW w:w="1354" w:type="dxa"/>
            <w:vAlign w:val="center"/>
          </w:tcPr>
          <w:p w14:paraId="40079474" w14:textId="5C2B764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5F8E8638" w14:textId="77777777" w:rsidTr="00F15D7D">
        <w:trPr>
          <w:cantSplit/>
        </w:trPr>
        <w:tc>
          <w:tcPr>
            <w:tcW w:w="662" w:type="dxa"/>
            <w:vAlign w:val="center"/>
          </w:tcPr>
          <w:p w14:paraId="30769F3D" w14:textId="71C83D7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S3.69</w:t>
            </w:r>
          </w:p>
        </w:tc>
        <w:tc>
          <w:tcPr>
            <w:tcW w:w="1791" w:type="dxa"/>
            <w:vAlign w:val="center"/>
          </w:tcPr>
          <w:p w14:paraId="51C7B157" w14:textId="7CB37AA3" w:rsidR="00F15D7D" w:rsidRDefault="00F15D7D" w:rsidP="00F15D7D">
            <w:pPr>
              <w:jc w:val="left"/>
              <w:rPr>
                <w:sz w:val="20"/>
                <w:szCs w:val="20"/>
              </w:rPr>
            </w:pPr>
            <w:r>
              <w:rPr>
                <w:sz w:val="20"/>
                <w:szCs w:val="20"/>
              </w:rPr>
              <w:t>pv_prem_inc(t)</w:t>
            </w:r>
          </w:p>
        </w:tc>
        <w:tc>
          <w:tcPr>
            <w:tcW w:w="5209" w:type="dxa"/>
            <w:vAlign w:val="center"/>
          </w:tcPr>
          <w:p w14:paraId="0D8CF27E" w14:textId="6F668134" w:rsidR="00A3297B" w:rsidRDefault="00A3297B" w:rsidP="00F15D7D">
            <w:pPr>
              <w:jc w:val="left"/>
              <w:rPr>
                <w:sz w:val="20"/>
                <w:szCs w:val="20"/>
              </w:rPr>
            </w:pPr>
            <w:r>
              <w:rPr>
                <w:sz w:val="20"/>
              </w:rPr>
              <w:t>If t &gt;</w:t>
            </w:r>
            <w:r w:rsidR="00991F15">
              <w:rPr>
                <w:sz w:val="20"/>
              </w:rPr>
              <w:t>=</w:t>
            </w:r>
            <w:r>
              <w:rPr>
                <w:sz w:val="20"/>
              </w:rPr>
              <w:t xml:space="preserve"> pol_term </w:t>
            </w:r>
            <w:r w:rsidRPr="004611E7">
              <w:rPr>
                <w:sz w:val="20"/>
                <w:szCs w:val="20"/>
              </w:rPr>
              <w:t>×</w:t>
            </w:r>
            <w:r>
              <w:rPr>
                <w:sz w:val="20"/>
                <w:szCs w:val="20"/>
              </w:rPr>
              <w:t xml:space="preserve"> 12:</w:t>
            </w:r>
          </w:p>
          <w:p w14:paraId="77904552" w14:textId="7F88CD63" w:rsidR="00A3297B" w:rsidRDefault="00A3297B" w:rsidP="00A3297B">
            <w:pPr>
              <w:pStyle w:val="ListParagraph"/>
              <w:ind w:left="360"/>
              <w:jc w:val="left"/>
              <w:rPr>
                <w:sz w:val="20"/>
              </w:rPr>
            </w:pPr>
            <w:r>
              <w:rPr>
                <w:sz w:val="20"/>
              </w:rPr>
              <w:t>0</w:t>
            </w:r>
          </w:p>
          <w:p w14:paraId="29A7CE11" w14:textId="0A084705" w:rsidR="00A3297B" w:rsidRPr="00A3297B" w:rsidRDefault="00A3297B" w:rsidP="00A3297B">
            <w:pPr>
              <w:jc w:val="left"/>
              <w:rPr>
                <w:sz w:val="20"/>
              </w:rPr>
            </w:pPr>
            <w:r>
              <w:rPr>
                <w:sz w:val="20"/>
              </w:rPr>
              <w:t>Else</w:t>
            </w:r>
          </w:p>
          <w:p w14:paraId="74EB29B3" w14:textId="2DFFB8FA" w:rsidR="00F15D7D" w:rsidRPr="00A3297B" w:rsidRDefault="008D7C6D" w:rsidP="00A3297B">
            <w:pPr>
              <w:pStyle w:val="ListParagraph"/>
              <w:ind w:left="360"/>
              <w:jc w:val="left"/>
              <w:rPr>
                <w:sz w:val="20"/>
              </w:rPr>
            </w:pPr>
            <w:r w:rsidRPr="00A3297B">
              <w:rPr>
                <w:sz w:val="20"/>
              </w:rPr>
              <w:t>[</w:t>
            </w:r>
            <w:r w:rsidRPr="00A3297B">
              <w:rPr>
                <w:sz w:val="20"/>
                <w:szCs w:val="20"/>
              </w:rPr>
              <w:t>pv_prem_inc</w:t>
            </w:r>
            <w:r w:rsidRPr="00A3297B">
              <w:rPr>
                <w:sz w:val="20"/>
              </w:rPr>
              <w:t xml:space="preserve">(t+1) + </w:t>
            </w:r>
            <w:r w:rsidRPr="00A3297B">
              <w:rPr>
                <w:sz w:val="20"/>
                <w:szCs w:val="20"/>
              </w:rPr>
              <w:t>prem_inc_if</w:t>
            </w:r>
            <w:r w:rsidRPr="00A3297B">
              <w:rPr>
                <w:sz w:val="20"/>
              </w:rPr>
              <w:t>(t+1)] / (1 + m_rdr(t+1))</w:t>
            </w:r>
          </w:p>
        </w:tc>
        <w:tc>
          <w:tcPr>
            <w:tcW w:w="1354" w:type="dxa"/>
            <w:vAlign w:val="center"/>
          </w:tcPr>
          <w:p w14:paraId="7CABA2B9" w14:textId="0A649BB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 S3.66</w:t>
            </w:r>
          </w:p>
        </w:tc>
      </w:tr>
    </w:tbl>
    <w:p w14:paraId="51B0DEDE" w14:textId="77777777" w:rsidR="00513A93" w:rsidRDefault="00513A93" w:rsidP="009E30F7">
      <w:pPr>
        <w:rPr>
          <w:rFonts w:cstheme="minorHAnsi"/>
          <w:b/>
        </w:rPr>
      </w:pPr>
    </w:p>
    <w:p w14:paraId="0C5666B7" w14:textId="77777777" w:rsidR="00F15D7D" w:rsidRDefault="00F15D7D" w:rsidP="00F15D7D">
      <w:pPr>
        <w:pStyle w:val="Heading3"/>
      </w:pPr>
      <w:r>
        <w:t>Detailed variable descriptions</w:t>
      </w:r>
    </w:p>
    <w:tbl>
      <w:tblPr>
        <w:tblStyle w:val="TableGrid"/>
        <w:tblW w:w="0" w:type="auto"/>
        <w:tblLook w:val="04A0" w:firstRow="1" w:lastRow="0" w:firstColumn="1" w:lastColumn="0" w:noHBand="0" w:noVBand="1"/>
      </w:tblPr>
      <w:tblGrid>
        <w:gridCol w:w="663"/>
        <w:gridCol w:w="1791"/>
        <w:gridCol w:w="5763"/>
        <w:gridCol w:w="799"/>
      </w:tblGrid>
      <w:tr w:rsidR="00F15D7D" w:rsidRPr="007B39D7" w14:paraId="109841D6" w14:textId="77777777" w:rsidTr="00F50C3B">
        <w:trPr>
          <w:tblHeader/>
        </w:trPr>
        <w:tc>
          <w:tcPr>
            <w:tcW w:w="663" w:type="dxa"/>
            <w:vAlign w:val="center"/>
          </w:tcPr>
          <w:p w14:paraId="08E7292E" w14:textId="77777777" w:rsidR="00F15D7D" w:rsidRPr="00187EC7" w:rsidRDefault="00F15D7D" w:rsidP="00F15D7D">
            <w:pPr>
              <w:jc w:val="left"/>
              <w:rPr>
                <w:b/>
                <w:sz w:val="20"/>
                <w:szCs w:val="20"/>
              </w:rPr>
            </w:pPr>
            <w:r w:rsidRPr="00187EC7">
              <w:rPr>
                <w:b/>
                <w:sz w:val="20"/>
                <w:szCs w:val="20"/>
              </w:rPr>
              <w:t>Step</w:t>
            </w:r>
          </w:p>
        </w:tc>
        <w:tc>
          <w:tcPr>
            <w:tcW w:w="1791" w:type="dxa"/>
            <w:vAlign w:val="center"/>
          </w:tcPr>
          <w:p w14:paraId="27238A9A" w14:textId="77777777" w:rsidR="00F15D7D" w:rsidRPr="007B39D7" w:rsidRDefault="00F15D7D" w:rsidP="00F15D7D">
            <w:pPr>
              <w:jc w:val="left"/>
              <w:rPr>
                <w:b/>
                <w:sz w:val="20"/>
                <w:szCs w:val="20"/>
              </w:rPr>
            </w:pPr>
            <w:r w:rsidRPr="007B39D7">
              <w:rPr>
                <w:b/>
                <w:sz w:val="20"/>
                <w:szCs w:val="20"/>
              </w:rPr>
              <w:t>Variable</w:t>
            </w:r>
          </w:p>
        </w:tc>
        <w:tc>
          <w:tcPr>
            <w:tcW w:w="5763" w:type="dxa"/>
            <w:vAlign w:val="center"/>
          </w:tcPr>
          <w:p w14:paraId="1988F4F6" w14:textId="07081DB1" w:rsidR="00F15D7D" w:rsidRPr="00513864" w:rsidRDefault="00F15D7D" w:rsidP="00F15D7D">
            <w:pPr>
              <w:jc w:val="left"/>
              <w:rPr>
                <w:b/>
                <w:sz w:val="20"/>
                <w:szCs w:val="20"/>
              </w:rPr>
            </w:pPr>
            <w:r w:rsidRPr="00506A37">
              <w:rPr>
                <w:b/>
                <w:sz w:val="20"/>
                <w:szCs w:val="20"/>
              </w:rPr>
              <w:t>Descriptions</w:t>
            </w:r>
          </w:p>
        </w:tc>
        <w:tc>
          <w:tcPr>
            <w:tcW w:w="799" w:type="dxa"/>
            <w:vAlign w:val="center"/>
          </w:tcPr>
          <w:p w14:paraId="362A51FE" w14:textId="6E6937D4" w:rsidR="00F15D7D" w:rsidRPr="007B39D7" w:rsidRDefault="00F15D7D" w:rsidP="00F15D7D">
            <w:pPr>
              <w:jc w:val="left"/>
              <w:rPr>
                <w:b/>
                <w:sz w:val="20"/>
                <w:szCs w:val="20"/>
              </w:rPr>
            </w:pPr>
            <w:r w:rsidRPr="00506A37">
              <w:rPr>
                <w:b/>
                <w:sz w:val="20"/>
                <w:szCs w:val="20"/>
              </w:rPr>
              <w:t>Notes</w:t>
            </w:r>
          </w:p>
        </w:tc>
      </w:tr>
      <w:tr w:rsidR="00F15D7D" w:rsidRPr="00F308AF" w14:paraId="5BA1AD6C" w14:textId="77777777" w:rsidTr="00F50C3B">
        <w:trPr>
          <w:cantSplit/>
        </w:trPr>
        <w:tc>
          <w:tcPr>
            <w:tcW w:w="663" w:type="dxa"/>
            <w:vAlign w:val="center"/>
          </w:tcPr>
          <w:p w14:paraId="3C2269F0" w14:textId="77777777" w:rsidR="00F15D7D" w:rsidRPr="00187EC7" w:rsidRDefault="00F15D7D" w:rsidP="00562D56">
            <w:pPr>
              <w:jc w:val="left"/>
              <w:rPr>
                <w:rFonts w:ascii="Calibri" w:hAnsi="Calibri" w:cs="Calibri"/>
                <w:color w:val="000000"/>
                <w:sz w:val="20"/>
                <w:szCs w:val="20"/>
              </w:rPr>
            </w:pPr>
            <w:r>
              <w:rPr>
                <w:rFonts w:ascii="Calibri" w:hAnsi="Calibri" w:cs="Calibri"/>
                <w:color w:val="000000"/>
                <w:sz w:val="20"/>
                <w:szCs w:val="20"/>
              </w:rPr>
              <w:t>S3.1</w:t>
            </w:r>
          </w:p>
        </w:tc>
        <w:tc>
          <w:tcPr>
            <w:tcW w:w="1791" w:type="dxa"/>
            <w:vAlign w:val="center"/>
          </w:tcPr>
          <w:p w14:paraId="0F46E2B3" w14:textId="77777777" w:rsidR="00F15D7D" w:rsidRDefault="00F15D7D" w:rsidP="00562D56">
            <w:pPr>
              <w:jc w:val="left"/>
              <w:rPr>
                <w:sz w:val="20"/>
                <w:szCs w:val="20"/>
              </w:rPr>
            </w:pPr>
            <w:r>
              <w:rPr>
                <w:sz w:val="20"/>
                <w:szCs w:val="20"/>
              </w:rPr>
              <w:t>prem_inc_if(t)</w:t>
            </w:r>
          </w:p>
        </w:tc>
        <w:tc>
          <w:tcPr>
            <w:tcW w:w="5763" w:type="dxa"/>
            <w:vAlign w:val="center"/>
          </w:tcPr>
          <w:p w14:paraId="2D739D95" w14:textId="188C346C" w:rsidR="00F15D7D" w:rsidRDefault="00600B69" w:rsidP="00562D56">
            <w:pPr>
              <w:jc w:val="left"/>
              <w:rPr>
                <w:sz w:val="20"/>
                <w:szCs w:val="20"/>
              </w:rPr>
            </w:pPr>
            <w:r>
              <w:rPr>
                <w:sz w:val="20"/>
                <w:szCs w:val="20"/>
              </w:rPr>
              <w:t xml:space="preserve">Total expected premium income </w:t>
            </w:r>
            <w:r w:rsidR="00D826AC">
              <w:rPr>
                <w:sz w:val="20"/>
                <w:szCs w:val="20"/>
              </w:rPr>
              <w:t>collected at the beginning of month t. This includes both basic and top-up premiums.</w:t>
            </w:r>
          </w:p>
        </w:tc>
        <w:tc>
          <w:tcPr>
            <w:tcW w:w="799" w:type="dxa"/>
            <w:vAlign w:val="center"/>
          </w:tcPr>
          <w:p w14:paraId="47712B94" w14:textId="5D02369F" w:rsidR="00F15D7D" w:rsidRPr="00F308AF" w:rsidRDefault="00F15D7D" w:rsidP="00562D56">
            <w:pPr>
              <w:jc w:val="left"/>
              <w:rPr>
                <w:rFonts w:ascii="Calibri" w:hAnsi="Calibri" w:cs="Calibri"/>
                <w:color w:val="000000"/>
                <w:sz w:val="20"/>
                <w:szCs w:val="20"/>
              </w:rPr>
            </w:pPr>
          </w:p>
        </w:tc>
      </w:tr>
      <w:tr w:rsidR="00F15D7D" w:rsidRPr="00F308AF" w14:paraId="3D10CEFD" w14:textId="77777777" w:rsidTr="00F50C3B">
        <w:trPr>
          <w:cantSplit/>
        </w:trPr>
        <w:tc>
          <w:tcPr>
            <w:tcW w:w="663" w:type="dxa"/>
            <w:vAlign w:val="center"/>
          </w:tcPr>
          <w:p w14:paraId="6486EE36" w14:textId="77777777" w:rsidR="00F15D7D" w:rsidRPr="00187EC7" w:rsidRDefault="00F15D7D" w:rsidP="00562D56">
            <w:pPr>
              <w:jc w:val="left"/>
              <w:rPr>
                <w:rFonts w:ascii="Calibri" w:hAnsi="Calibri" w:cs="Calibri"/>
                <w:color w:val="000000"/>
                <w:sz w:val="20"/>
                <w:szCs w:val="20"/>
              </w:rPr>
            </w:pPr>
            <w:r>
              <w:rPr>
                <w:rFonts w:ascii="Calibri" w:hAnsi="Calibri" w:cs="Calibri"/>
                <w:color w:val="000000"/>
                <w:sz w:val="20"/>
                <w:szCs w:val="20"/>
              </w:rPr>
              <w:t>S3.2</w:t>
            </w:r>
          </w:p>
        </w:tc>
        <w:tc>
          <w:tcPr>
            <w:tcW w:w="1791" w:type="dxa"/>
            <w:vAlign w:val="center"/>
          </w:tcPr>
          <w:p w14:paraId="276D6FA0" w14:textId="77777777" w:rsidR="00F15D7D" w:rsidRDefault="00F15D7D" w:rsidP="00562D56">
            <w:pPr>
              <w:jc w:val="left"/>
              <w:rPr>
                <w:sz w:val="20"/>
                <w:szCs w:val="20"/>
              </w:rPr>
            </w:pPr>
            <w:r>
              <w:rPr>
                <w:sz w:val="20"/>
                <w:szCs w:val="20"/>
              </w:rPr>
              <w:t>basic_prem_if(t)</w:t>
            </w:r>
          </w:p>
        </w:tc>
        <w:tc>
          <w:tcPr>
            <w:tcW w:w="5763" w:type="dxa"/>
            <w:vAlign w:val="center"/>
          </w:tcPr>
          <w:p w14:paraId="2C601715" w14:textId="764F64A7" w:rsidR="00F15D7D" w:rsidRPr="005A7285" w:rsidRDefault="00013E56" w:rsidP="00562D56">
            <w:pPr>
              <w:jc w:val="left"/>
              <w:rPr>
                <w:sz w:val="20"/>
                <w:szCs w:val="20"/>
              </w:rPr>
            </w:pPr>
            <w:r>
              <w:rPr>
                <w:sz w:val="20"/>
                <w:szCs w:val="20"/>
              </w:rPr>
              <w:t>E</w:t>
            </w:r>
            <w:r w:rsidR="0034674A">
              <w:rPr>
                <w:sz w:val="20"/>
                <w:szCs w:val="20"/>
              </w:rPr>
              <w:t>xpected basic premium</w:t>
            </w:r>
            <w:r>
              <w:rPr>
                <w:sz w:val="20"/>
                <w:szCs w:val="20"/>
              </w:rPr>
              <w:t>s</w:t>
            </w:r>
            <w:r w:rsidR="0034674A">
              <w:rPr>
                <w:sz w:val="20"/>
                <w:szCs w:val="20"/>
              </w:rPr>
              <w:t xml:space="preserve"> collected at the beginning of month t. It </w:t>
            </w:r>
            <w:r w:rsidR="00F50C3B">
              <w:rPr>
                <w:sz w:val="20"/>
                <w:szCs w:val="20"/>
              </w:rPr>
              <w:t>equals</w:t>
            </w:r>
            <w:r w:rsidR="0034674A">
              <w:rPr>
                <w:sz w:val="20"/>
                <w:szCs w:val="20"/>
              </w:rPr>
              <w:t xml:space="preserve"> the basic premium per policy multiplied with the number of policies in-force a</w:t>
            </w:r>
            <w:r w:rsidR="00212872">
              <w:rPr>
                <w:sz w:val="20"/>
                <w:szCs w:val="20"/>
              </w:rPr>
              <w:t>t the start of the month.</w:t>
            </w:r>
          </w:p>
        </w:tc>
        <w:tc>
          <w:tcPr>
            <w:tcW w:w="799" w:type="dxa"/>
            <w:vAlign w:val="center"/>
          </w:tcPr>
          <w:p w14:paraId="7D623ED1" w14:textId="5DB90DDB" w:rsidR="00F15D7D" w:rsidRPr="00F308AF" w:rsidRDefault="00F15D7D" w:rsidP="00562D56">
            <w:pPr>
              <w:jc w:val="left"/>
              <w:rPr>
                <w:rFonts w:ascii="Calibri" w:hAnsi="Calibri" w:cs="Calibri"/>
                <w:color w:val="000000"/>
                <w:sz w:val="20"/>
                <w:szCs w:val="20"/>
              </w:rPr>
            </w:pPr>
          </w:p>
        </w:tc>
      </w:tr>
      <w:tr w:rsidR="00F50C3B" w:rsidRPr="00F308AF" w14:paraId="11FF3C57" w14:textId="77777777" w:rsidTr="00F50C3B">
        <w:trPr>
          <w:cantSplit/>
        </w:trPr>
        <w:tc>
          <w:tcPr>
            <w:tcW w:w="663" w:type="dxa"/>
            <w:vAlign w:val="center"/>
          </w:tcPr>
          <w:p w14:paraId="48E18B83"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S3.3</w:t>
            </w:r>
          </w:p>
        </w:tc>
        <w:tc>
          <w:tcPr>
            <w:tcW w:w="1791" w:type="dxa"/>
            <w:vAlign w:val="center"/>
          </w:tcPr>
          <w:p w14:paraId="0FB204FF" w14:textId="77777777" w:rsidR="00F50C3B" w:rsidRDefault="00F50C3B" w:rsidP="00F50C3B">
            <w:pPr>
              <w:jc w:val="left"/>
              <w:rPr>
                <w:sz w:val="20"/>
                <w:szCs w:val="20"/>
              </w:rPr>
            </w:pPr>
            <w:r>
              <w:rPr>
                <w:sz w:val="20"/>
                <w:szCs w:val="20"/>
              </w:rPr>
              <w:t>topup_prem_if(t)</w:t>
            </w:r>
          </w:p>
        </w:tc>
        <w:tc>
          <w:tcPr>
            <w:tcW w:w="5763" w:type="dxa"/>
            <w:vAlign w:val="center"/>
          </w:tcPr>
          <w:p w14:paraId="3B766D66" w14:textId="3C3EC807" w:rsidR="00F50C3B" w:rsidRPr="007B39D7" w:rsidRDefault="00F50C3B" w:rsidP="00F50C3B">
            <w:pPr>
              <w:jc w:val="left"/>
              <w:rPr>
                <w:sz w:val="20"/>
                <w:szCs w:val="20"/>
              </w:rPr>
            </w:pPr>
            <w:r>
              <w:rPr>
                <w:sz w:val="20"/>
                <w:szCs w:val="20"/>
              </w:rPr>
              <w:t>Expected top-up premiums collected at the beginning of month t. It equals the top-up premium per policy multiplied with the number of policies in-force at the start of the month.</w:t>
            </w:r>
          </w:p>
        </w:tc>
        <w:tc>
          <w:tcPr>
            <w:tcW w:w="799" w:type="dxa"/>
            <w:vAlign w:val="center"/>
          </w:tcPr>
          <w:p w14:paraId="494FB5D3" w14:textId="2A72294C" w:rsidR="00F50C3B" w:rsidRPr="00F308AF" w:rsidRDefault="00F50C3B" w:rsidP="00F50C3B">
            <w:pPr>
              <w:jc w:val="left"/>
              <w:rPr>
                <w:rFonts w:ascii="Calibri" w:hAnsi="Calibri" w:cs="Calibri"/>
                <w:color w:val="000000"/>
                <w:sz w:val="20"/>
                <w:szCs w:val="20"/>
              </w:rPr>
            </w:pPr>
          </w:p>
        </w:tc>
      </w:tr>
      <w:tr w:rsidR="00F50C3B" w:rsidRPr="00F308AF" w14:paraId="0853AFC1" w14:textId="77777777" w:rsidTr="00F50C3B">
        <w:trPr>
          <w:cantSplit/>
        </w:trPr>
        <w:tc>
          <w:tcPr>
            <w:tcW w:w="663" w:type="dxa"/>
            <w:vAlign w:val="center"/>
          </w:tcPr>
          <w:p w14:paraId="07BAA389"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S3.4</w:t>
            </w:r>
          </w:p>
        </w:tc>
        <w:tc>
          <w:tcPr>
            <w:tcW w:w="1791" w:type="dxa"/>
            <w:vAlign w:val="center"/>
          </w:tcPr>
          <w:p w14:paraId="1E206EA7" w14:textId="77777777" w:rsidR="00F50C3B" w:rsidRDefault="00F50C3B" w:rsidP="00F50C3B">
            <w:pPr>
              <w:jc w:val="left"/>
              <w:rPr>
                <w:sz w:val="20"/>
                <w:szCs w:val="20"/>
              </w:rPr>
            </w:pPr>
            <w:r>
              <w:rPr>
                <w:sz w:val="20"/>
                <w:szCs w:val="20"/>
              </w:rPr>
              <w:t>op_init_exp_if(t)</w:t>
            </w:r>
          </w:p>
        </w:tc>
        <w:tc>
          <w:tcPr>
            <w:tcW w:w="5763" w:type="dxa"/>
            <w:vAlign w:val="center"/>
          </w:tcPr>
          <w:p w14:paraId="42193BFE" w14:textId="77777777" w:rsidR="00773D47" w:rsidRDefault="003D0DD9" w:rsidP="003D0DD9">
            <w:pPr>
              <w:jc w:val="left"/>
              <w:rPr>
                <w:sz w:val="20"/>
                <w:szCs w:val="20"/>
              </w:rPr>
            </w:pPr>
            <w:r>
              <w:rPr>
                <w:sz w:val="20"/>
                <w:szCs w:val="20"/>
              </w:rPr>
              <w:t xml:space="preserve">Expected </w:t>
            </w:r>
            <w:r w:rsidR="00535E5D">
              <w:rPr>
                <w:sz w:val="20"/>
                <w:szCs w:val="20"/>
              </w:rPr>
              <w:t>initial operational</w:t>
            </w:r>
            <w:r>
              <w:rPr>
                <w:sz w:val="20"/>
                <w:szCs w:val="20"/>
              </w:rPr>
              <w:t xml:space="preserve"> expenses incurred at the beginning of month t. </w:t>
            </w:r>
            <w:r w:rsidR="005F75EE">
              <w:rPr>
                <w:sz w:val="20"/>
                <w:szCs w:val="20"/>
              </w:rPr>
              <w:t xml:space="preserve">Initial expenses occur in </w:t>
            </w:r>
            <w:r w:rsidR="00535E5D">
              <w:rPr>
                <w:sz w:val="20"/>
                <w:szCs w:val="20"/>
              </w:rPr>
              <w:t xml:space="preserve">the first year only. </w:t>
            </w:r>
          </w:p>
          <w:p w14:paraId="1496B723" w14:textId="77777777" w:rsidR="00773D47" w:rsidRDefault="00535E5D" w:rsidP="003D0DD9">
            <w:pPr>
              <w:jc w:val="left"/>
              <w:rPr>
                <w:sz w:val="20"/>
                <w:szCs w:val="20"/>
              </w:rPr>
            </w:pPr>
            <w:r>
              <w:rPr>
                <w:sz w:val="20"/>
                <w:szCs w:val="20"/>
              </w:rPr>
              <w:t xml:space="preserve">The </w:t>
            </w:r>
            <w:r w:rsidR="00712CF7">
              <w:rPr>
                <w:sz w:val="20"/>
                <w:szCs w:val="20"/>
              </w:rPr>
              <w:t>annual monetary expense per policy is assumed to uniformly spread across the year</w:t>
            </w:r>
            <w:r w:rsidR="00BF1323">
              <w:rPr>
                <w:sz w:val="20"/>
                <w:szCs w:val="20"/>
              </w:rPr>
              <w:t xml:space="preserve">. </w:t>
            </w:r>
          </w:p>
          <w:p w14:paraId="1229ABA8" w14:textId="77777777" w:rsidR="00F50C3B" w:rsidRDefault="00BF1323" w:rsidP="003D0DD9">
            <w:pPr>
              <w:jc w:val="left"/>
              <w:rPr>
                <w:sz w:val="20"/>
                <w:szCs w:val="20"/>
              </w:rPr>
            </w:pPr>
            <w:r>
              <w:rPr>
                <w:sz w:val="20"/>
                <w:szCs w:val="20"/>
              </w:rPr>
              <w:t xml:space="preserve">The initial expense per premium is assumed to </w:t>
            </w:r>
            <w:r w:rsidR="00272A12">
              <w:rPr>
                <w:sz w:val="20"/>
                <w:szCs w:val="20"/>
              </w:rPr>
              <w:t>depend on basic premiums only.</w:t>
            </w:r>
          </w:p>
          <w:p w14:paraId="74A858FB" w14:textId="27F6F756" w:rsidR="00773D47" w:rsidRPr="003D0DD9" w:rsidRDefault="00773D47" w:rsidP="003D0DD9">
            <w:pPr>
              <w:jc w:val="left"/>
              <w:rPr>
                <w:sz w:val="20"/>
                <w:szCs w:val="20"/>
              </w:rPr>
            </w:pPr>
            <w:r>
              <w:rPr>
                <w:sz w:val="20"/>
                <w:szCs w:val="20"/>
              </w:rPr>
              <w:t>The expense per policy is multiplied with the number of policies in-force to get the expected value while the expense per premium is already the expected value since it is calculated based on the expected basic premium</w:t>
            </w:r>
            <w:r w:rsidR="00013E56">
              <w:rPr>
                <w:sz w:val="20"/>
                <w:szCs w:val="20"/>
              </w:rPr>
              <w:t>.</w:t>
            </w:r>
          </w:p>
        </w:tc>
        <w:tc>
          <w:tcPr>
            <w:tcW w:w="799" w:type="dxa"/>
            <w:vAlign w:val="center"/>
          </w:tcPr>
          <w:p w14:paraId="796A9143" w14:textId="3BDF0A1C" w:rsidR="00F50C3B" w:rsidRPr="00F308AF" w:rsidRDefault="00F50C3B" w:rsidP="00F50C3B">
            <w:pPr>
              <w:jc w:val="left"/>
              <w:rPr>
                <w:rFonts w:ascii="Calibri" w:hAnsi="Calibri" w:cs="Calibri"/>
                <w:color w:val="000000"/>
                <w:sz w:val="20"/>
                <w:szCs w:val="20"/>
              </w:rPr>
            </w:pPr>
          </w:p>
        </w:tc>
      </w:tr>
      <w:tr w:rsidR="00250FEE" w:rsidRPr="00F308AF" w14:paraId="55C52491" w14:textId="77777777" w:rsidTr="00F50C3B">
        <w:trPr>
          <w:cantSplit/>
        </w:trPr>
        <w:tc>
          <w:tcPr>
            <w:tcW w:w="663" w:type="dxa"/>
            <w:vAlign w:val="center"/>
          </w:tcPr>
          <w:p w14:paraId="738D6B5B" w14:textId="4AA5F42A"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S3.5</w:t>
            </w:r>
          </w:p>
        </w:tc>
        <w:tc>
          <w:tcPr>
            <w:tcW w:w="1791" w:type="dxa"/>
            <w:vAlign w:val="center"/>
          </w:tcPr>
          <w:p w14:paraId="135C7E71" w14:textId="5B94CD97" w:rsidR="00250FEE" w:rsidRDefault="00250FEE" w:rsidP="00250FEE">
            <w:pPr>
              <w:jc w:val="left"/>
              <w:rPr>
                <w:sz w:val="20"/>
                <w:szCs w:val="20"/>
              </w:rPr>
            </w:pPr>
            <w:r>
              <w:rPr>
                <w:sz w:val="20"/>
                <w:szCs w:val="20"/>
              </w:rPr>
              <w:t>ie_fixed</w:t>
            </w:r>
          </w:p>
        </w:tc>
        <w:tc>
          <w:tcPr>
            <w:tcW w:w="5763" w:type="dxa"/>
            <w:vAlign w:val="center"/>
          </w:tcPr>
          <w:p w14:paraId="5E6B7C9B" w14:textId="3AEE9A62" w:rsidR="00250FEE" w:rsidRDefault="00250FEE" w:rsidP="00250FEE">
            <w:pPr>
              <w:jc w:val="left"/>
              <w:rPr>
                <w:sz w:val="20"/>
                <w:szCs w:val="20"/>
              </w:rPr>
            </w:pPr>
            <w:r>
              <w:rPr>
                <w:sz w:val="20"/>
                <w:szCs w:val="20"/>
              </w:rPr>
              <w:t>Annual initial expense per policy</w:t>
            </w:r>
            <w:r w:rsidR="0011213A">
              <w:rPr>
                <w:sz w:val="20"/>
                <w:szCs w:val="20"/>
              </w:rPr>
              <w:t>. This is in monetary terms.</w:t>
            </w:r>
          </w:p>
        </w:tc>
        <w:tc>
          <w:tcPr>
            <w:tcW w:w="799" w:type="dxa"/>
            <w:vAlign w:val="center"/>
          </w:tcPr>
          <w:p w14:paraId="5C98320E" w14:textId="77777777" w:rsidR="00250FEE" w:rsidRPr="00F308AF" w:rsidRDefault="00250FEE" w:rsidP="00250FEE">
            <w:pPr>
              <w:jc w:val="left"/>
              <w:rPr>
                <w:rFonts w:ascii="Calibri" w:hAnsi="Calibri" w:cs="Calibri"/>
                <w:color w:val="000000"/>
                <w:sz w:val="20"/>
                <w:szCs w:val="20"/>
              </w:rPr>
            </w:pPr>
          </w:p>
        </w:tc>
      </w:tr>
      <w:tr w:rsidR="00250FEE" w:rsidRPr="00F308AF" w14:paraId="5C33CCA6" w14:textId="77777777" w:rsidTr="00F50C3B">
        <w:trPr>
          <w:cantSplit/>
        </w:trPr>
        <w:tc>
          <w:tcPr>
            <w:tcW w:w="663" w:type="dxa"/>
            <w:vAlign w:val="center"/>
          </w:tcPr>
          <w:p w14:paraId="194678F5" w14:textId="7545B7F1"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S3.6</w:t>
            </w:r>
          </w:p>
        </w:tc>
        <w:tc>
          <w:tcPr>
            <w:tcW w:w="1791" w:type="dxa"/>
            <w:vAlign w:val="center"/>
          </w:tcPr>
          <w:p w14:paraId="3F9B1ECE" w14:textId="0EAE7D55" w:rsidR="00250FEE" w:rsidRDefault="00250FEE" w:rsidP="00250FEE">
            <w:pPr>
              <w:jc w:val="left"/>
              <w:rPr>
                <w:sz w:val="20"/>
                <w:szCs w:val="20"/>
              </w:rPr>
            </w:pPr>
            <w:r>
              <w:rPr>
                <w:sz w:val="20"/>
                <w:szCs w:val="20"/>
              </w:rPr>
              <w:t>ie_pp_sen</w:t>
            </w:r>
          </w:p>
        </w:tc>
        <w:tc>
          <w:tcPr>
            <w:tcW w:w="5763" w:type="dxa"/>
            <w:vAlign w:val="center"/>
          </w:tcPr>
          <w:p w14:paraId="3CF98979" w14:textId="013BEFB6" w:rsidR="00250FEE" w:rsidRDefault="00250FEE" w:rsidP="00250FEE">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initial expense per policy</w:t>
            </w:r>
            <w:r w:rsidR="0011213A">
              <w:rPr>
                <w:sz w:val="20"/>
                <w:szCs w:val="20"/>
              </w:rPr>
              <w:t>. This is provided as a %</w:t>
            </w:r>
            <w:r w:rsidR="0050343E">
              <w:rPr>
                <w:sz w:val="20"/>
                <w:szCs w:val="20"/>
              </w:rPr>
              <w:t xml:space="preserve">, e.g., </w:t>
            </w:r>
            <w:r w:rsidR="0011213A">
              <w:rPr>
                <w:sz w:val="20"/>
                <w:szCs w:val="20"/>
              </w:rPr>
              <w:t>ie_pp_sen = 100</w:t>
            </w:r>
            <w:r w:rsidR="0050343E">
              <w:rPr>
                <w:sz w:val="20"/>
                <w:szCs w:val="20"/>
              </w:rPr>
              <w:t xml:space="preserve"> for the base sensitivity factor of 100%.</w:t>
            </w:r>
          </w:p>
        </w:tc>
        <w:tc>
          <w:tcPr>
            <w:tcW w:w="799" w:type="dxa"/>
            <w:vAlign w:val="center"/>
          </w:tcPr>
          <w:p w14:paraId="4C1BA91E" w14:textId="77777777" w:rsidR="00250FEE" w:rsidRPr="00F308AF" w:rsidRDefault="00250FEE" w:rsidP="00250FEE">
            <w:pPr>
              <w:jc w:val="left"/>
              <w:rPr>
                <w:rFonts w:ascii="Calibri" w:hAnsi="Calibri" w:cs="Calibri"/>
                <w:color w:val="000000"/>
                <w:sz w:val="20"/>
                <w:szCs w:val="20"/>
              </w:rPr>
            </w:pPr>
          </w:p>
        </w:tc>
      </w:tr>
      <w:tr w:rsidR="00250FEE" w:rsidRPr="00F308AF" w14:paraId="1DBE2EDE" w14:textId="77777777" w:rsidTr="00F50C3B">
        <w:trPr>
          <w:cantSplit/>
        </w:trPr>
        <w:tc>
          <w:tcPr>
            <w:tcW w:w="663" w:type="dxa"/>
            <w:vAlign w:val="center"/>
          </w:tcPr>
          <w:p w14:paraId="75B5243F" w14:textId="5807754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S3.7</w:t>
            </w:r>
          </w:p>
        </w:tc>
        <w:tc>
          <w:tcPr>
            <w:tcW w:w="1791" w:type="dxa"/>
            <w:vAlign w:val="center"/>
          </w:tcPr>
          <w:p w14:paraId="413C8DEE" w14:textId="312BBF0D" w:rsidR="00250FEE" w:rsidRDefault="00250FEE" w:rsidP="00250FEE">
            <w:pPr>
              <w:jc w:val="left"/>
              <w:rPr>
                <w:sz w:val="20"/>
                <w:szCs w:val="20"/>
              </w:rPr>
            </w:pPr>
            <w:r>
              <w:rPr>
                <w:sz w:val="20"/>
                <w:szCs w:val="20"/>
              </w:rPr>
              <w:t>ie_pc</w:t>
            </w:r>
          </w:p>
        </w:tc>
        <w:tc>
          <w:tcPr>
            <w:tcW w:w="5763" w:type="dxa"/>
            <w:vAlign w:val="center"/>
          </w:tcPr>
          <w:p w14:paraId="4B1DC5D7" w14:textId="5884C12D" w:rsidR="00250FEE" w:rsidRDefault="0050343E" w:rsidP="00250FEE">
            <w:pPr>
              <w:jc w:val="left"/>
              <w:rPr>
                <w:sz w:val="20"/>
                <w:szCs w:val="20"/>
              </w:rPr>
            </w:pPr>
            <w:r>
              <w:rPr>
                <w:sz w:val="20"/>
                <w:szCs w:val="20"/>
              </w:rPr>
              <w:t xml:space="preserve">This is as % of the basic premium and provided as a %, e.g., the </w:t>
            </w:r>
            <w:r w:rsidR="00EE4E7E">
              <w:rPr>
                <w:sz w:val="20"/>
                <w:szCs w:val="20"/>
              </w:rPr>
              <w:t>initial expense per premium of 20% corresponding to ie_pc = 20</w:t>
            </w:r>
          </w:p>
        </w:tc>
        <w:tc>
          <w:tcPr>
            <w:tcW w:w="799" w:type="dxa"/>
            <w:vAlign w:val="center"/>
          </w:tcPr>
          <w:p w14:paraId="503BB5E7" w14:textId="77777777" w:rsidR="00250FEE" w:rsidRPr="00F308AF" w:rsidRDefault="00250FEE" w:rsidP="00250FEE">
            <w:pPr>
              <w:jc w:val="left"/>
              <w:rPr>
                <w:rFonts w:ascii="Calibri" w:hAnsi="Calibri" w:cs="Calibri"/>
                <w:color w:val="000000"/>
                <w:sz w:val="20"/>
                <w:szCs w:val="20"/>
              </w:rPr>
            </w:pPr>
          </w:p>
        </w:tc>
      </w:tr>
      <w:tr w:rsidR="00250FEE" w:rsidRPr="00F308AF" w14:paraId="32B81E83" w14:textId="77777777" w:rsidTr="00F50C3B">
        <w:trPr>
          <w:cantSplit/>
        </w:trPr>
        <w:tc>
          <w:tcPr>
            <w:tcW w:w="663" w:type="dxa"/>
            <w:vAlign w:val="center"/>
          </w:tcPr>
          <w:p w14:paraId="5881958E" w14:textId="05C84B4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S3.8</w:t>
            </w:r>
          </w:p>
        </w:tc>
        <w:tc>
          <w:tcPr>
            <w:tcW w:w="1791" w:type="dxa"/>
            <w:vAlign w:val="center"/>
          </w:tcPr>
          <w:p w14:paraId="7E5353CE" w14:textId="6FFD4D8A" w:rsidR="00250FEE" w:rsidRDefault="00250FEE" w:rsidP="00250FEE">
            <w:pPr>
              <w:jc w:val="left"/>
              <w:rPr>
                <w:sz w:val="20"/>
                <w:szCs w:val="20"/>
              </w:rPr>
            </w:pPr>
            <w:r>
              <w:rPr>
                <w:sz w:val="20"/>
                <w:szCs w:val="20"/>
              </w:rPr>
              <w:t>ie_pc_sen</w:t>
            </w:r>
          </w:p>
        </w:tc>
        <w:tc>
          <w:tcPr>
            <w:tcW w:w="5763" w:type="dxa"/>
            <w:vAlign w:val="center"/>
          </w:tcPr>
          <w:p w14:paraId="5DC30344" w14:textId="2764DBA3" w:rsidR="00250FEE" w:rsidRDefault="00250FEE" w:rsidP="00250FEE">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initial expense per premium</w:t>
            </w:r>
            <w:r w:rsidR="00EE4E7E">
              <w:rPr>
                <w:sz w:val="20"/>
                <w:szCs w:val="20"/>
              </w:rPr>
              <w:t>. This should be provided in the same format as the ie_pc.</w:t>
            </w:r>
            <w:r w:rsidR="00122A68">
              <w:rPr>
                <w:sz w:val="20"/>
                <w:szCs w:val="20"/>
              </w:rPr>
              <w:t xml:space="preserve"> </w:t>
            </w:r>
          </w:p>
        </w:tc>
        <w:tc>
          <w:tcPr>
            <w:tcW w:w="799" w:type="dxa"/>
            <w:vAlign w:val="center"/>
          </w:tcPr>
          <w:p w14:paraId="1D61243E" w14:textId="77777777" w:rsidR="00250FEE" w:rsidRPr="00F308AF" w:rsidRDefault="00250FEE" w:rsidP="00250FEE">
            <w:pPr>
              <w:jc w:val="left"/>
              <w:rPr>
                <w:rFonts w:ascii="Calibri" w:hAnsi="Calibri" w:cs="Calibri"/>
                <w:color w:val="000000"/>
                <w:sz w:val="20"/>
                <w:szCs w:val="20"/>
              </w:rPr>
            </w:pPr>
          </w:p>
        </w:tc>
      </w:tr>
      <w:tr w:rsidR="00250FEE" w:rsidRPr="00F308AF" w14:paraId="3806667C" w14:textId="77777777" w:rsidTr="00F50C3B">
        <w:trPr>
          <w:cantSplit/>
        </w:trPr>
        <w:tc>
          <w:tcPr>
            <w:tcW w:w="663" w:type="dxa"/>
            <w:vAlign w:val="center"/>
          </w:tcPr>
          <w:p w14:paraId="17F23631" w14:textId="595A3A9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S3.9</w:t>
            </w:r>
          </w:p>
        </w:tc>
        <w:tc>
          <w:tcPr>
            <w:tcW w:w="1791" w:type="dxa"/>
            <w:vAlign w:val="center"/>
          </w:tcPr>
          <w:p w14:paraId="4215B6C4" w14:textId="758762E9" w:rsidR="00250FEE" w:rsidRDefault="00250FEE" w:rsidP="00250FEE">
            <w:pPr>
              <w:jc w:val="left"/>
              <w:rPr>
                <w:sz w:val="20"/>
                <w:szCs w:val="20"/>
              </w:rPr>
            </w:pPr>
            <w:r>
              <w:rPr>
                <w:sz w:val="20"/>
                <w:szCs w:val="20"/>
              </w:rPr>
              <w:t>op_exp_sen</w:t>
            </w:r>
          </w:p>
        </w:tc>
        <w:tc>
          <w:tcPr>
            <w:tcW w:w="5763" w:type="dxa"/>
            <w:vAlign w:val="center"/>
          </w:tcPr>
          <w:p w14:paraId="5611432F" w14:textId="3D0FF821" w:rsidR="00250FEE" w:rsidRDefault="00EE4E7E" w:rsidP="00250FEE">
            <w:pPr>
              <w:jc w:val="left"/>
              <w:rPr>
                <w:sz w:val="20"/>
                <w:szCs w:val="20"/>
              </w:rPr>
            </w:pPr>
            <w:r>
              <w:rPr>
                <w:sz w:val="20"/>
                <w:szCs w:val="20"/>
              </w:rPr>
              <w:t>This is provided as a %, e.g., op_exp_sen = 100 for the base sensitivity factor of 100%.</w:t>
            </w:r>
          </w:p>
        </w:tc>
        <w:tc>
          <w:tcPr>
            <w:tcW w:w="799" w:type="dxa"/>
            <w:vAlign w:val="center"/>
          </w:tcPr>
          <w:p w14:paraId="6F4B54F0" w14:textId="77777777" w:rsidR="00250FEE" w:rsidRPr="00F308AF" w:rsidRDefault="00250FEE" w:rsidP="00250FEE">
            <w:pPr>
              <w:jc w:val="left"/>
              <w:rPr>
                <w:rFonts w:ascii="Calibri" w:hAnsi="Calibri" w:cs="Calibri"/>
                <w:color w:val="000000"/>
                <w:sz w:val="20"/>
                <w:szCs w:val="20"/>
              </w:rPr>
            </w:pPr>
          </w:p>
        </w:tc>
      </w:tr>
      <w:tr w:rsidR="00F50C3B" w:rsidRPr="00F308AF" w14:paraId="71F9CBCF" w14:textId="77777777" w:rsidTr="00F50C3B">
        <w:trPr>
          <w:cantSplit/>
        </w:trPr>
        <w:tc>
          <w:tcPr>
            <w:tcW w:w="663" w:type="dxa"/>
            <w:vAlign w:val="center"/>
          </w:tcPr>
          <w:p w14:paraId="5DAC4AD2"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S3.10</w:t>
            </w:r>
          </w:p>
        </w:tc>
        <w:tc>
          <w:tcPr>
            <w:tcW w:w="1791" w:type="dxa"/>
            <w:vAlign w:val="center"/>
          </w:tcPr>
          <w:p w14:paraId="35BF4AD5" w14:textId="77777777" w:rsidR="00F50C3B" w:rsidRDefault="00F50C3B" w:rsidP="00F50C3B">
            <w:pPr>
              <w:jc w:val="left"/>
              <w:rPr>
                <w:sz w:val="20"/>
                <w:szCs w:val="20"/>
              </w:rPr>
            </w:pPr>
            <w:r>
              <w:rPr>
                <w:sz w:val="20"/>
                <w:szCs w:val="20"/>
              </w:rPr>
              <w:t>op_ren_exp_if(t)</w:t>
            </w:r>
          </w:p>
        </w:tc>
        <w:tc>
          <w:tcPr>
            <w:tcW w:w="5763" w:type="dxa"/>
            <w:vAlign w:val="center"/>
          </w:tcPr>
          <w:p w14:paraId="342D8ED6" w14:textId="070021C0" w:rsidR="0085409C" w:rsidRDefault="0085409C" w:rsidP="0085409C">
            <w:pPr>
              <w:jc w:val="left"/>
              <w:rPr>
                <w:sz w:val="20"/>
                <w:szCs w:val="20"/>
              </w:rPr>
            </w:pPr>
            <w:r>
              <w:rPr>
                <w:sz w:val="20"/>
                <w:szCs w:val="20"/>
              </w:rPr>
              <w:t xml:space="preserve">Expected renewal operational expenses incurred at the beginning of month t. Renewal expenses </w:t>
            </w:r>
            <w:r w:rsidR="000F27E6">
              <w:rPr>
                <w:sz w:val="20"/>
                <w:szCs w:val="20"/>
              </w:rPr>
              <w:t>occur</w:t>
            </w:r>
            <w:r>
              <w:rPr>
                <w:sz w:val="20"/>
                <w:szCs w:val="20"/>
              </w:rPr>
              <w:t xml:space="preserve"> every year after the first year.</w:t>
            </w:r>
          </w:p>
          <w:p w14:paraId="60DAA710" w14:textId="7819755C" w:rsidR="000F27E6" w:rsidRDefault="000F27E6" w:rsidP="0085409C">
            <w:pPr>
              <w:jc w:val="left"/>
              <w:rPr>
                <w:sz w:val="20"/>
                <w:szCs w:val="20"/>
              </w:rPr>
            </w:pPr>
            <w:r>
              <w:rPr>
                <w:sz w:val="20"/>
                <w:szCs w:val="20"/>
              </w:rPr>
              <w:t xml:space="preserve">The renewal expense is adjusted by the expense inflation to reflect </w:t>
            </w:r>
            <w:r w:rsidR="00355AA7">
              <w:rPr>
                <w:sz w:val="20"/>
                <w:szCs w:val="20"/>
              </w:rPr>
              <w:t>the impact of inflation on expense.</w:t>
            </w:r>
          </w:p>
          <w:p w14:paraId="52CD8314" w14:textId="77777777" w:rsidR="0085409C" w:rsidRDefault="0085409C" w:rsidP="0085409C">
            <w:pPr>
              <w:jc w:val="left"/>
              <w:rPr>
                <w:sz w:val="20"/>
                <w:szCs w:val="20"/>
              </w:rPr>
            </w:pPr>
            <w:r>
              <w:rPr>
                <w:sz w:val="20"/>
                <w:szCs w:val="20"/>
              </w:rPr>
              <w:t xml:space="preserve">The annual monetary expense per policy is assumed to uniformly spread across the year. </w:t>
            </w:r>
          </w:p>
          <w:p w14:paraId="312A8037" w14:textId="3009E5C1" w:rsidR="0085409C" w:rsidRDefault="0085409C" w:rsidP="0085409C">
            <w:pPr>
              <w:jc w:val="left"/>
              <w:rPr>
                <w:sz w:val="20"/>
                <w:szCs w:val="20"/>
              </w:rPr>
            </w:pPr>
            <w:r>
              <w:rPr>
                <w:sz w:val="20"/>
                <w:szCs w:val="20"/>
              </w:rPr>
              <w:t>The renewal expense per premium is assumed to depend on basic premiums only.</w:t>
            </w:r>
          </w:p>
          <w:p w14:paraId="548E5E58" w14:textId="468591AD" w:rsidR="00F50C3B" w:rsidRPr="0085409C" w:rsidRDefault="0085409C" w:rsidP="0085409C">
            <w:pPr>
              <w:jc w:val="left"/>
              <w:rPr>
                <w:sz w:val="20"/>
                <w:szCs w:val="20"/>
              </w:rPr>
            </w:pPr>
            <w:r w:rsidRPr="0085409C">
              <w:rPr>
                <w:sz w:val="20"/>
                <w:szCs w:val="20"/>
              </w:rPr>
              <w:t>The expense per policy is multiplied with the number of policies in-force to get the expected value while the expense per premium is already the expected value since it is calculated based on the expected basic premium.</w:t>
            </w:r>
          </w:p>
        </w:tc>
        <w:tc>
          <w:tcPr>
            <w:tcW w:w="799" w:type="dxa"/>
            <w:vAlign w:val="center"/>
          </w:tcPr>
          <w:p w14:paraId="74C62EAE" w14:textId="1D0B15F4" w:rsidR="00F50C3B" w:rsidRPr="00F308AF" w:rsidRDefault="00F50C3B" w:rsidP="00F50C3B">
            <w:pPr>
              <w:jc w:val="left"/>
              <w:rPr>
                <w:rFonts w:ascii="Calibri" w:hAnsi="Calibri" w:cs="Calibri"/>
                <w:color w:val="000000"/>
                <w:sz w:val="20"/>
                <w:szCs w:val="20"/>
              </w:rPr>
            </w:pPr>
          </w:p>
        </w:tc>
      </w:tr>
      <w:tr w:rsidR="00122A68" w:rsidRPr="00F308AF" w14:paraId="1977A9E7" w14:textId="77777777" w:rsidTr="00F50C3B">
        <w:trPr>
          <w:cantSplit/>
        </w:trPr>
        <w:tc>
          <w:tcPr>
            <w:tcW w:w="663" w:type="dxa"/>
            <w:vAlign w:val="center"/>
          </w:tcPr>
          <w:p w14:paraId="7FBEE802" w14:textId="0D915F22"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S3.11</w:t>
            </w:r>
          </w:p>
        </w:tc>
        <w:tc>
          <w:tcPr>
            <w:tcW w:w="1791" w:type="dxa"/>
            <w:vAlign w:val="center"/>
          </w:tcPr>
          <w:p w14:paraId="59D79946" w14:textId="1CFB5353" w:rsidR="00122A68" w:rsidRDefault="00122A68" w:rsidP="00122A68">
            <w:pPr>
              <w:jc w:val="left"/>
              <w:rPr>
                <w:sz w:val="20"/>
                <w:szCs w:val="20"/>
              </w:rPr>
            </w:pPr>
            <w:r>
              <w:rPr>
                <w:sz w:val="20"/>
                <w:szCs w:val="20"/>
              </w:rPr>
              <w:t>re_fixed</w:t>
            </w:r>
          </w:p>
        </w:tc>
        <w:tc>
          <w:tcPr>
            <w:tcW w:w="5763" w:type="dxa"/>
            <w:vAlign w:val="center"/>
          </w:tcPr>
          <w:p w14:paraId="3F1FF8B5" w14:textId="015EB7A5" w:rsidR="00122A68" w:rsidRDefault="00122A68" w:rsidP="00122A68">
            <w:pPr>
              <w:jc w:val="left"/>
              <w:rPr>
                <w:sz w:val="20"/>
                <w:szCs w:val="20"/>
              </w:rPr>
            </w:pPr>
            <w:r>
              <w:rPr>
                <w:sz w:val="20"/>
                <w:szCs w:val="20"/>
              </w:rPr>
              <w:t>Same as the design for initial expense (refer to S3.6 – S3.9)</w:t>
            </w:r>
          </w:p>
        </w:tc>
        <w:tc>
          <w:tcPr>
            <w:tcW w:w="799" w:type="dxa"/>
            <w:vAlign w:val="center"/>
          </w:tcPr>
          <w:p w14:paraId="48950F45" w14:textId="77777777" w:rsidR="00122A68" w:rsidRPr="00F308AF" w:rsidRDefault="00122A68" w:rsidP="00122A68">
            <w:pPr>
              <w:jc w:val="left"/>
              <w:rPr>
                <w:rFonts w:ascii="Calibri" w:hAnsi="Calibri" w:cs="Calibri"/>
                <w:color w:val="000000"/>
                <w:sz w:val="20"/>
                <w:szCs w:val="20"/>
              </w:rPr>
            </w:pPr>
          </w:p>
        </w:tc>
      </w:tr>
      <w:tr w:rsidR="00122A68" w:rsidRPr="00F308AF" w14:paraId="26BF66BA" w14:textId="77777777" w:rsidTr="00E65384">
        <w:trPr>
          <w:cantSplit/>
        </w:trPr>
        <w:tc>
          <w:tcPr>
            <w:tcW w:w="663" w:type="dxa"/>
            <w:vAlign w:val="center"/>
          </w:tcPr>
          <w:p w14:paraId="75110735" w14:textId="70B864ED"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S3.12</w:t>
            </w:r>
          </w:p>
        </w:tc>
        <w:tc>
          <w:tcPr>
            <w:tcW w:w="1791" w:type="dxa"/>
            <w:vAlign w:val="center"/>
          </w:tcPr>
          <w:p w14:paraId="294E8081" w14:textId="6D04C6C4" w:rsidR="00122A68" w:rsidRDefault="00122A68" w:rsidP="00122A68">
            <w:pPr>
              <w:jc w:val="left"/>
              <w:rPr>
                <w:sz w:val="20"/>
                <w:szCs w:val="20"/>
              </w:rPr>
            </w:pPr>
            <w:r>
              <w:rPr>
                <w:sz w:val="20"/>
                <w:szCs w:val="20"/>
              </w:rPr>
              <w:t>re_pp_sen</w:t>
            </w:r>
          </w:p>
        </w:tc>
        <w:tc>
          <w:tcPr>
            <w:tcW w:w="5763" w:type="dxa"/>
          </w:tcPr>
          <w:p w14:paraId="43A49F44" w14:textId="3A057189"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1D7EDBB5" w14:textId="77777777" w:rsidR="00122A68" w:rsidRPr="00F308AF" w:rsidRDefault="00122A68" w:rsidP="00122A68">
            <w:pPr>
              <w:jc w:val="left"/>
              <w:rPr>
                <w:rFonts w:ascii="Calibri" w:hAnsi="Calibri" w:cs="Calibri"/>
                <w:color w:val="000000"/>
                <w:sz w:val="20"/>
                <w:szCs w:val="20"/>
              </w:rPr>
            </w:pPr>
          </w:p>
        </w:tc>
      </w:tr>
      <w:tr w:rsidR="00122A68" w:rsidRPr="00F308AF" w14:paraId="0EFBA558" w14:textId="77777777" w:rsidTr="00E65384">
        <w:trPr>
          <w:cantSplit/>
        </w:trPr>
        <w:tc>
          <w:tcPr>
            <w:tcW w:w="663" w:type="dxa"/>
            <w:vAlign w:val="center"/>
          </w:tcPr>
          <w:p w14:paraId="3AA05453" w14:textId="6B4A31FB"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S3.13</w:t>
            </w:r>
          </w:p>
        </w:tc>
        <w:tc>
          <w:tcPr>
            <w:tcW w:w="1791" w:type="dxa"/>
            <w:vAlign w:val="center"/>
          </w:tcPr>
          <w:p w14:paraId="33CFB7BD" w14:textId="186C4FDD" w:rsidR="00122A68" w:rsidRDefault="00122A68" w:rsidP="00122A68">
            <w:pPr>
              <w:jc w:val="left"/>
              <w:rPr>
                <w:sz w:val="20"/>
                <w:szCs w:val="20"/>
              </w:rPr>
            </w:pPr>
            <w:r>
              <w:rPr>
                <w:sz w:val="20"/>
                <w:szCs w:val="20"/>
              </w:rPr>
              <w:t>re_pc</w:t>
            </w:r>
          </w:p>
        </w:tc>
        <w:tc>
          <w:tcPr>
            <w:tcW w:w="5763" w:type="dxa"/>
          </w:tcPr>
          <w:p w14:paraId="42C8A15B" w14:textId="7DE169BC"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25E2F5C7" w14:textId="77777777" w:rsidR="00122A68" w:rsidRPr="00F308AF" w:rsidRDefault="00122A68" w:rsidP="00122A68">
            <w:pPr>
              <w:jc w:val="left"/>
              <w:rPr>
                <w:rFonts w:ascii="Calibri" w:hAnsi="Calibri" w:cs="Calibri"/>
                <w:color w:val="000000"/>
                <w:sz w:val="20"/>
                <w:szCs w:val="20"/>
              </w:rPr>
            </w:pPr>
          </w:p>
        </w:tc>
      </w:tr>
      <w:tr w:rsidR="00122A68" w:rsidRPr="00F308AF" w14:paraId="66269CB3" w14:textId="77777777" w:rsidTr="00E65384">
        <w:trPr>
          <w:cantSplit/>
        </w:trPr>
        <w:tc>
          <w:tcPr>
            <w:tcW w:w="663" w:type="dxa"/>
            <w:vAlign w:val="center"/>
          </w:tcPr>
          <w:p w14:paraId="2B3E145C" w14:textId="0E40977F"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S3.14</w:t>
            </w:r>
          </w:p>
        </w:tc>
        <w:tc>
          <w:tcPr>
            <w:tcW w:w="1791" w:type="dxa"/>
            <w:vAlign w:val="center"/>
          </w:tcPr>
          <w:p w14:paraId="079FD163" w14:textId="5F009E2E" w:rsidR="00122A68" w:rsidRDefault="00122A68" w:rsidP="00122A68">
            <w:pPr>
              <w:jc w:val="left"/>
              <w:rPr>
                <w:sz w:val="20"/>
                <w:szCs w:val="20"/>
              </w:rPr>
            </w:pPr>
            <w:r>
              <w:rPr>
                <w:sz w:val="20"/>
                <w:szCs w:val="20"/>
              </w:rPr>
              <w:t>re_pc_sen</w:t>
            </w:r>
          </w:p>
        </w:tc>
        <w:tc>
          <w:tcPr>
            <w:tcW w:w="5763" w:type="dxa"/>
          </w:tcPr>
          <w:p w14:paraId="19306CC7" w14:textId="4BA250C0"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71C9CF67" w14:textId="77777777" w:rsidR="00122A68" w:rsidRPr="00F308AF" w:rsidRDefault="00122A68" w:rsidP="00122A68">
            <w:pPr>
              <w:jc w:val="left"/>
              <w:rPr>
                <w:rFonts w:ascii="Calibri" w:hAnsi="Calibri" w:cs="Calibri"/>
                <w:color w:val="000000"/>
                <w:sz w:val="20"/>
                <w:szCs w:val="20"/>
              </w:rPr>
            </w:pPr>
          </w:p>
        </w:tc>
      </w:tr>
      <w:tr w:rsidR="00F50C3B" w:rsidRPr="00F308AF" w14:paraId="003394D2" w14:textId="77777777" w:rsidTr="00F50C3B">
        <w:trPr>
          <w:cantSplit/>
        </w:trPr>
        <w:tc>
          <w:tcPr>
            <w:tcW w:w="663" w:type="dxa"/>
            <w:vAlign w:val="center"/>
          </w:tcPr>
          <w:p w14:paraId="7E96871C"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lastRenderedPageBreak/>
              <w:t>S3.15</w:t>
            </w:r>
          </w:p>
        </w:tc>
        <w:tc>
          <w:tcPr>
            <w:tcW w:w="1791" w:type="dxa"/>
            <w:vAlign w:val="center"/>
          </w:tcPr>
          <w:p w14:paraId="6FCA39DA" w14:textId="77777777" w:rsidR="00F50C3B" w:rsidRDefault="00F50C3B" w:rsidP="00F50C3B">
            <w:pPr>
              <w:jc w:val="left"/>
              <w:rPr>
                <w:sz w:val="20"/>
                <w:szCs w:val="20"/>
              </w:rPr>
            </w:pPr>
            <w:r>
              <w:rPr>
                <w:sz w:val="20"/>
                <w:szCs w:val="20"/>
              </w:rPr>
              <w:t>exp_inflation(t)</w:t>
            </w:r>
          </w:p>
        </w:tc>
        <w:tc>
          <w:tcPr>
            <w:tcW w:w="5763" w:type="dxa"/>
            <w:vAlign w:val="center"/>
          </w:tcPr>
          <w:p w14:paraId="43593796" w14:textId="77777777" w:rsidR="00F50C3B" w:rsidRDefault="0043520F" w:rsidP="00F50C3B">
            <w:pPr>
              <w:jc w:val="left"/>
              <w:rPr>
                <w:sz w:val="20"/>
                <w:szCs w:val="20"/>
              </w:rPr>
            </w:pPr>
            <w:r>
              <w:rPr>
                <w:sz w:val="20"/>
                <w:szCs w:val="20"/>
              </w:rPr>
              <w:t xml:space="preserve">The expense inflation is assumed to </w:t>
            </w:r>
            <w:r w:rsidR="00314BA6">
              <w:rPr>
                <w:sz w:val="20"/>
                <w:szCs w:val="20"/>
              </w:rPr>
              <w:t xml:space="preserve">affect the renewal expenses only. </w:t>
            </w:r>
            <w:r w:rsidR="0061010F">
              <w:rPr>
                <w:sz w:val="20"/>
                <w:szCs w:val="20"/>
              </w:rPr>
              <w:t xml:space="preserve"> It is assumed to inflate the expenses every month.</w:t>
            </w:r>
          </w:p>
          <w:p w14:paraId="3C1A43A0" w14:textId="1A78FD3B" w:rsidR="00DB45AC" w:rsidRDefault="00DB45AC" w:rsidP="00F50C3B">
            <w:pPr>
              <w:jc w:val="left"/>
              <w:rPr>
                <w:sz w:val="20"/>
                <w:szCs w:val="20"/>
              </w:rPr>
            </w:pPr>
            <w:r>
              <w:rPr>
                <w:sz w:val="20"/>
                <w:szCs w:val="20"/>
              </w:rPr>
              <w:t xml:space="preserve">Note that this </w:t>
            </w:r>
            <w:r w:rsidR="006B664E" w:rsidRPr="006B664E">
              <w:rPr>
                <w:sz w:val="20"/>
                <w:szCs w:val="20"/>
              </w:rPr>
              <w:t>equals 1 at t=1, meaning no inflation applies in the first projection month</w:t>
            </w:r>
            <w:r w:rsidR="006B664E">
              <w:rPr>
                <w:sz w:val="20"/>
                <w:szCs w:val="20"/>
              </w:rPr>
              <w:t>.</w:t>
            </w:r>
          </w:p>
        </w:tc>
        <w:tc>
          <w:tcPr>
            <w:tcW w:w="799" w:type="dxa"/>
            <w:vAlign w:val="center"/>
          </w:tcPr>
          <w:p w14:paraId="56A12C76" w14:textId="1FCAEF68" w:rsidR="00F50C3B" w:rsidRPr="00F308AF" w:rsidRDefault="00F50C3B" w:rsidP="00F50C3B">
            <w:pPr>
              <w:jc w:val="left"/>
              <w:rPr>
                <w:rFonts w:ascii="Calibri" w:hAnsi="Calibri" w:cs="Calibri"/>
                <w:color w:val="000000"/>
                <w:sz w:val="20"/>
                <w:szCs w:val="20"/>
              </w:rPr>
            </w:pPr>
          </w:p>
        </w:tc>
      </w:tr>
      <w:tr w:rsidR="00F50C3B" w:rsidRPr="00922760" w14:paraId="7F15842A" w14:textId="77777777" w:rsidTr="00F50C3B">
        <w:trPr>
          <w:cantSplit/>
        </w:trPr>
        <w:tc>
          <w:tcPr>
            <w:tcW w:w="663" w:type="dxa"/>
            <w:vAlign w:val="center"/>
          </w:tcPr>
          <w:p w14:paraId="428917FC"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S3.18</w:t>
            </w:r>
          </w:p>
        </w:tc>
        <w:tc>
          <w:tcPr>
            <w:tcW w:w="1791" w:type="dxa"/>
            <w:vAlign w:val="center"/>
          </w:tcPr>
          <w:p w14:paraId="2069E91A" w14:textId="77777777" w:rsidR="00F50C3B" w:rsidRDefault="00F50C3B" w:rsidP="00F50C3B">
            <w:pPr>
              <w:jc w:val="left"/>
              <w:rPr>
                <w:sz w:val="20"/>
                <w:szCs w:val="20"/>
              </w:rPr>
            </w:pPr>
            <w:r>
              <w:rPr>
                <w:sz w:val="20"/>
                <w:szCs w:val="20"/>
              </w:rPr>
              <w:t>invt_exp_if(t)</w:t>
            </w:r>
          </w:p>
        </w:tc>
        <w:tc>
          <w:tcPr>
            <w:tcW w:w="5763" w:type="dxa"/>
            <w:vAlign w:val="center"/>
          </w:tcPr>
          <w:p w14:paraId="1A205A06" w14:textId="02EF6335" w:rsidR="00F50C3B" w:rsidRDefault="00BC2050" w:rsidP="00F50C3B">
            <w:pPr>
              <w:jc w:val="left"/>
              <w:rPr>
                <w:sz w:val="20"/>
                <w:szCs w:val="20"/>
              </w:rPr>
            </w:pPr>
            <w:r>
              <w:rPr>
                <w:sz w:val="20"/>
                <w:szCs w:val="20"/>
              </w:rPr>
              <w:t>The expected investment expense</w:t>
            </w:r>
            <w:r w:rsidR="000577E8">
              <w:rPr>
                <w:sz w:val="20"/>
                <w:szCs w:val="20"/>
              </w:rPr>
              <w:t xml:space="preserve"> </w:t>
            </w:r>
            <w:r>
              <w:rPr>
                <w:sz w:val="20"/>
                <w:szCs w:val="20"/>
              </w:rPr>
              <w:t xml:space="preserve">incurred at the beginning of </w:t>
            </w:r>
            <w:r w:rsidR="000577E8">
              <w:rPr>
                <w:sz w:val="20"/>
                <w:szCs w:val="20"/>
              </w:rPr>
              <w:t>month</w:t>
            </w:r>
            <w:r w:rsidR="00AD7133">
              <w:rPr>
                <w:sz w:val="20"/>
                <w:szCs w:val="20"/>
              </w:rPr>
              <w:t xml:space="preserve"> t</w:t>
            </w:r>
            <w:r w:rsidR="000577E8">
              <w:rPr>
                <w:sz w:val="20"/>
                <w:szCs w:val="20"/>
              </w:rPr>
              <w:t xml:space="preserve">. </w:t>
            </w:r>
            <w:r w:rsidR="00FC54DB">
              <w:rPr>
                <w:sz w:val="20"/>
                <w:szCs w:val="20"/>
              </w:rPr>
              <w:t>This is the fund management expense charged monthly on the account value after deductions</w:t>
            </w:r>
            <w:r w:rsidR="00E642E0">
              <w:rPr>
                <w:sz w:val="20"/>
                <w:szCs w:val="20"/>
              </w:rPr>
              <w:t xml:space="preserve"> – the </w:t>
            </w:r>
            <w:r w:rsidR="00DD16ED">
              <w:rPr>
                <w:sz w:val="20"/>
                <w:szCs w:val="20"/>
              </w:rPr>
              <w:t>account value</w:t>
            </w:r>
            <w:r w:rsidR="00E642E0">
              <w:rPr>
                <w:sz w:val="20"/>
                <w:szCs w:val="20"/>
              </w:rPr>
              <w:t xml:space="preserve"> that is delivered to the fund management function to </w:t>
            </w:r>
            <w:r w:rsidR="00DD16ED">
              <w:rPr>
                <w:sz w:val="20"/>
                <w:szCs w:val="20"/>
              </w:rPr>
              <w:t>invest in month t.</w:t>
            </w:r>
          </w:p>
        </w:tc>
        <w:tc>
          <w:tcPr>
            <w:tcW w:w="799" w:type="dxa"/>
            <w:vAlign w:val="center"/>
          </w:tcPr>
          <w:p w14:paraId="662A47E8" w14:textId="4C544442" w:rsidR="00F50C3B" w:rsidRPr="00922760" w:rsidRDefault="00F50C3B" w:rsidP="00F50C3B">
            <w:pPr>
              <w:jc w:val="left"/>
              <w:rPr>
                <w:rFonts w:ascii="Calibri" w:hAnsi="Calibri" w:cs="Calibri"/>
                <w:color w:val="000000"/>
                <w:sz w:val="20"/>
                <w:szCs w:val="20"/>
              </w:rPr>
            </w:pPr>
          </w:p>
        </w:tc>
      </w:tr>
      <w:tr w:rsidR="00ED1467" w:rsidRPr="00922760" w14:paraId="193CFDE5" w14:textId="77777777" w:rsidTr="00F50C3B">
        <w:trPr>
          <w:cantSplit/>
        </w:trPr>
        <w:tc>
          <w:tcPr>
            <w:tcW w:w="663" w:type="dxa"/>
            <w:vAlign w:val="center"/>
          </w:tcPr>
          <w:p w14:paraId="777C4D3E"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S3.19</w:t>
            </w:r>
          </w:p>
        </w:tc>
        <w:tc>
          <w:tcPr>
            <w:tcW w:w="1791" w:type="dxa"/>
            <w:vAlign w:val="center"/>
          </w:tcPr>
          <w:p w14:paraId="76AC4BD1" w14:textId="1CD78516" w:rsidR="00ED1467" w:rsidRDefault="00ED1467" w:rsidP="00ED1467">
            <w:pPr>
              <w:jc w:val="left"/>
              <w:rPr>
                <w:sz w:val="20"/>
                <w:szCs w:val="20"/>
              </w:rPr>
            </w:pPr>
            <w:r w:rsidRPr="007B39D7">
              <w:rPr>
                <w:rFonts w:cstheme="minorHAnsi"/>
                <w:sz w:val="20"/>
                <w:szCs w:val="20"/>
              </w:rPr>
              <w:t>m_</w:t>
            </w:r>
            <w:r>
              <w:rPr>
                <w:rFonts w:cstheme="minorHAnsi"/>
                <w:sz w:val="20"/>
                <w:szCs w:val="20"/>
              </w:rPr>
              <w:t>fme</w:t>
            </w:r>
            <w:r w:rsidRPr="007B39D7">
              <w:rPr>
                <w:rFonts w:cstheme="minorHAnsi"/>
                <w:sz w:val="20"/>
                <w:szCs w:val="20"/>
              </w:rPr>
              <w:t>_pc</w:t>
            </w:r>
          </w:p>
        </w:tc>
        <w:tc>
          <w:tcPr>
            <w:tcW w:w="5763" w:type="dxa"/>
            <w:vAlign w:val="center"/>
          </w:tcPr>
          <w:p w14:paraId="4AE57A59" w14:textId="29DB32CE" w:rsidR="00ED1467" w:rsidRDefault="00ED1467" w:rsidP="00ED1467">
            <w:pPr>
              <w:jc w:val="left"/>
              <w:rPr>
                <w:sz w:val="20"/>
                <w:szCs w:val="20"/>
              </w:rPr>
            </w:pPr>
            <w:r>
              <w:rPr>
                <w:rFonts w:cstheme="minorHAnsi"/>
                <w:sz w:val="20"/>
              </w:rPr>
              <w:t>the monthly ULP fund management expense</w:t>
            </w:r>
          </w:p>
        </w:tc>
        <w:tc>
          <w:tcPr>
            <w:tcW w:w="799" w:type="dxa"/>
            <w:vAlign w:val="center"/>
          </w:tcPr>
          <w:p w14:paraId="6093980C" w14:textId="3535D571" w:rsidR="00ED1467" w:rsidRPr="00922760" w:rsidRDefault="00ED1467" w:rsidP="00ED1467">
            <w:pPr>
              <w:jc w:val="left"/>
              <w:rPr>
                <w:rFonts w:ascii="Calibri" w:hAnsi="Calibri" w:cs="Calibri"/>
                <w:color w:val="000000"/>
                <w:sz w:val="20"/>
                <w:szCs w:val="20"/>
              </w:rPr>
            </w:pPr>
          </w:p>
        </w:tc>
      </w:tr>
      <w:tr w:rsidR="00ED1467" w:rsidRPr="00922760" w14:paraId="0885ABA6" w14:textId="77777777" w:rsidTr="00F50C3B">
        <w:trPr>
          <w:cantSplit/>
        </w:trPr>
        <w:tc>
          <w:tcPr>
            <w:tcW w:w="663" w:type="dxa"/>
            <w:vAlign w:val="center"/>
          </w:tcPr>
          <w:p w14:paraId="53E5057E"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S3.20</w:t>
            </w:r>
          </w:p>
        </w:tc>
        <w:tc>
          <w:tcPr>
            <w:tcW w:w="1791" w:type="dxa"/>
            <w:vAlign w:val="center"/>
          </w:tcPr>
          <w:p w14:paraId="1410A1AC" w14:textId="3B1951B8" w:rsidR="00ED1467" w:rsidRDefault="00ED1467" w:rsidP="00ED1467">
            <w:pPr>
              <w:jc w:val="left"/>
              <w:rPr>
                <w:sz w:val="20"/>
                <w:szCs w:val="20"/>
              </w:rPr>
            </w:pPr>
            <w:r>
              <w:rPr>
                <w:rFonts w:cstheme="minorHAnsi"/>
                <w:sz w:val="20"/>
              </w:rPr>
              <w:t>ann_fme_pc</w:t>
            </w:r>
          </w:p>
        </w:tc>
        <w:tc>
          <w:tcPr>
            <w:tcW w:w="5763" w:type="dxa"/>
            <w:vAlign w:val="center"/>
          </w:tcPr>
          <w:p w14:paraId="5D16F05D" w14:textId="36195772" w:rsidR="00ED1467" w:rsidRDefault="00ED1467" w:rsidP="00ED1467">
            <w:pPr>
              <w:jc w:val="left"/>
              <w:rPr>
                <w:sz w:val="20"/>
                <w:szCs w:val="20"/>
              </w:rPr>
            </w:pPr>
            <w:r>
              <w:rPr>
                <w:rFonts w:cstheme="minorHAnsi"/>
                <w:sz w:val="20"/>
              </w:rPr>
              <w:t>The annual fund management expense as provided in model assumptions. If the assumed fund management expense is 0.5% p.a. then ann_fm</w:t>
            </w:r>
            <w:r w:rsidR="00A23FAE">
              <w:rPr>
                <w:rFonts w:cstheme="minorHAnsi"/>
                <w:sz w:val="20"/>
              </w:rPr>
              <w:t>e</w:t>
            </w:r>
            <w:r>
              <w:rPr>
                <w:rFonts w:cstheme="minorHAnsi"/>
                <w:sz w:val="20"/>
              </w:rPr>
              <w:t xml:space="preserve">_pc = </w:t>
            </w:r>
            <w:r w:rsidR="00A23FAE">
              <w:rPr>
                <w:rFonts w:cstheme="minorHAnsi"/>
                <w:sz w:val="20"/>
              </w:rPr>
              <w:t>0</w:t>
            </w:r>
            <w:r>
              <w:rPr>
                <w:rFonts w:cstheme="minorHAnsi"/>
                <w:sz w:val="20"/>
              </w:rPr>
              <w:t>.5</w:t>
            </w:r>
          </w:p>
        </w:tc>
        <w:tc>
          <w:tcPr>
            <w:tcW w:w="799" w:type="dxa"/>
            <w:vAlign w:val="center"/>
          </w:tcPr>
          <w:p w14:paraId="5410186B" w14:textId="4DEE8743" w:rsidR="00ED1467" w:rsidRPr="00922760" w:rsidRDefault="00ED1467" w:rsidP="00ED1467">
            <w:pPr>
              <w:jc w:val="left"/>
              <w:rPr>
                <w:rFonts w:ascii="Calibri" w:hAnsi="Calibri" w:cs="Calibri"/>
                <w:color w:val="000000"/>
                <w:sz w:val="20"/>
                <w:szCs w:val="20"/>
              </w:rPr>
            </w:pPr>
          </w:p>
        </w:tc>
      </w:tr>
      <w:tr w:rsidR="00ED1467" w:rsidRPr="00922760" w14:paraId="26AAA818" w14:textId="77777777" w:rsidTr="00F50C3B">
        <w:trPr>
          <w:cantSplit/>
        </w:trPr>
        <w:tc>
          <w:tcPr>
            <w:tcW w:w="663" w:type="dxa"/>
            <w:vAlign w:val="center"/>
          </w:tcPr>
          <w:p w14:paraId="0B16AC91"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S3.21</w:t>
            </w:r>
          </w:p>
        </w:tc>
        <w:tc>
          <w:tcPr>
            <w:tcW w:w="1791" w:type="dxa"/>
            <w:vAlign w:val="center"/>
          </w:tcPr>
          <w:p w14:paraId="7FE6DF0F" w14:textId="77777777" w:rsidR="00ED1467" w:rsidRDefault="00ED1467" w:rsidP="00ED1467">
            <w:pPr>
              <w:jc w:val="left"/>
              <w:rPr>
                <w:sz w:val="20"/>
                <w:szCs w:val="20"/>
              </w:rPr>
            </w:pPr>
            <w:r>
              <w:rPr>
                <w:rFonts w:cstheme="minorHAnsi"/>
                <w:sz w:val="20"/>
              </w:rPr>
              <w:t>fme_sen</w:t>
            </w:r>
          </w:p>
        </w:tc>
        <w:tc>
          <w:tcPr>
            <w:tcW w:w="5763" w:type="dxa"/>
            <w:vAlign w:val="center"/>
          </w:tcPr>
          <w:p w14:paraId="57083EFB" w14:textId="3E8857E8" w:rsidR="00ED1467" w:rsidRDefault="00ED1467" w:rsidP="00ED1467">
            <w:pPr>
              <w:jc w:val="left"/>
              <w:rPr>
                <w:sz w:val="20"/>
                <w:szCs w:val="20"/>
              </w:rPr>
            </w:pPr>
            <w:r>
              <w:rPr>
                <w:rFonts w:cstheme="minorHAnsi"/>
                <w:sz w:val="20"/>
              </w:rPr>
              <w:t>The sensitivity factor applied to the ULP fund management expense. It should have the same unit as the ann_fm</w:t>
            </w:r>
            <w:r w:rsidR="00A23FAE">
              <w:rPr>
                <w:rFonts w:cstheme="minorHAnsi"/>
                <w:sz w:val="20"/>
              </w:rPr>
              <w:t>e</w:t>
            </w:r>
            <w:r>
              <w:rPr>
                <w:rFonts w:cstheme="minorHAnsi"/>
                <w:sz w:val="20"/>
              </w:rPr>
              <w:t>_pc and it should be 0 for the base scenario.</w:t>
            </w:r>
          </w:p>
        </w:tc>
        <w:tc>
          <w:tcPr>
            <w:tcW w:w="799" w:type="dxa"/>
            <w:vAlign w:val="center"/>
          </w:tcPr>
          <w:p w14:paraId="7264F8D3" w14:textId="5D407196" w:rsidR="00ED1467" w:rsidRPr="00922760" w:rsidRDefault="00ED1467" w:rsidP="00ED1467">
            <w:pPr>
              <w:jc w:val="left"/>
              <w:rPr>
                <w:rFonts w:ascii="Calibri" w:hAnsi="Calibri" w:cs="Calibri"/>
                <w:color w:val="000000"/>
                <w:sz w:val="20"/>
                <w:szCs w:val="20"/>
              </w:rPr>
            </w:pPr>
          </w:p>
        </w:tc>
      </w:tr>
      <w:tr w:rsidR="00F50C3B" w:rsidRPr="00F308AF" w14:paraId="7539DF90" w14:textId="77777777" w:rsidTr="00F50C3B">
        <w:trPr>
          <w:cantSplit/>
        </w:trPr>
        <w:tc>
          <w:tcPr>
            <w:tcW w:w="663" w:type="dxa"/>
            <w:vAlign w:val="center"/>
          </w:tcPr>
          <w:p w14:paraId="7BFF7ADB"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S3.22</w:t>
            </w:r>
          </w:p>
        </w:tc>
        <w:tc>
          <w:tcPr>
            <w:tcW w:w="1791" w:type="dxa"/>
            <w:vAlign w:val="center"/>
          </w:tcPr>
          <w:p w14:paraId="1319111B" w14:textId="77777777" w:rsidR="00F50C3B" w:rsidRDefault="00F50C3B" w:rsidP="00F50C3B">
            <w:pPr>
              <w:jc w:val="left"/>
              <w:rPr>
                <w:sz w:val="20"/>
                <w:szCs w:val="20"/>
              </w:rPr>
            </w:pPr>
            <w:r>
              <w:rPr>
                <w:sz w:val="20"/>
                <w:szCs w:val="20"/>
              </w:rPr>
              <w:t>comm_if(t)</w:t>
            </w:r>
          </w:p>
        </w:tc>
        <w:tc>
          <w:tcPr>
            <w:tcW w:w="5763" w:type="dxa"/>
            <w:vAlign w:val="center"/>
          </w:tcPr>
          <w:p w14:paraId="1EA717B4" w14:textId="79194983" w:rsidR="00F50C3B" w:rsidRDefault="00A23FAE" w:rsidP="00F50C3B">
            <w:pPr>
              <w:jc w:val="left"/>
              <w:rPr>
                <w:sz w:val="20"/>
                <w:szCs w:val="20"/>
              </w:rPr>
            </w:pPr>
            <w:r>
              <w:rPr>
                <w:sz w:val="20"/>
                <w:szCs w:val="20"/>
              </w:rPr>
              <w:t xml:space="preserve">Expected commission </w:t>
            </w:r>
            <w:r w:rsidR="00AD7133">
              <w:rPr>
                <w:sz w:val="20"/>
                <w:szCs w:val="20"/>
              </w:rPr>
              <w:t xml:space="preserve">incurred at the beginning of month t. The commission is based </w:t>
            </w:r>
            <w:r w:rsidR="003A0CA8">
              <w:rPr>
                <w:sz w:val="20"/>
                <w:szCs w:val="20"/>
              </w:rPr>
              <w:t>on basic and top-up premiums collected.</w:t>
            </w:r>
          </w:p>
        </w:tc>
        <w:tc>
          <w:tcPr>
            <w:tcW w:w="799" w:type="dxa"/>
            <w:vAlign w:val="center"/>
          </w:tcPr>
          <w:p w14:paraId="0B451B6D" w14:textId="50B47CCF" w:rsidR="00F50C3B" w:rsidRPr="00F308AF" w:rsidRDefault="00F50C3B" w:rsidP="00F50C3B">
            <w:pPr>
              <w:jc w:val="left"/>
              <w:rPr>
                <w:rFonts w:ascii="Calibri" w:hAnsi="Calibri" w:cs="Calibri"/>
                <w:color w:val="000000"/>
                <w:sz w:val="20"/>
                <w:szCs w:val="20"/>
              </w:rPr>
            </w:pPr>
          </w:p>
        </w:tc>
      </w:tr>
      <w:tr w:rsidR="00C908D7" w:rsidRPr="00F308AF" w14:paraId="5D0BB5A5" w14:textId="77777777" w:rsidTr="00F50C3B">
        <w:trPr>
          <w:cantSplit/>
        </w:trPr>
        <w:tc>
          <w:tcPr>
            <w:tcW w:w="663" w:type="dxa"/>
            <w:vAlign w:val="center"/>
          </w:tcPr>
          <w:p w14:paraId="484295A4"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S3.23</w:t>
            </w:r>
          </w:p>
        </w:tc>
        <w:tc>
          <w:tcPr>
            <w:tcW w:w="1791" w:type="dxa"/>
            <w:vAlign w:val="center"/>
          </w:tcPr>
          <w:p w14:paraId="3D739802" w14:textId="77777777" w:rsidR="00C908D7" w:rsidRDefault="00C908D7" w:rsidP="00C908D7">
            <w:pPr>
              <w:jc w:val="left"/>
              <w:rPr>
                <w:sz w:val="20"/>
                <w:szCs w:val="20"/>
              </w:rPr>
            </w:pPr>
            <w:r w:rsidRPr="00887FC1">
              <w:rPr>
                <w:sz w:val="20"/>
                <w:szCs w:val="20"/>
              </w:rPr>
              <w:t>comm</w:t>
            </w:r>
            <w:r>
              <w:rPr>
                <w:sz w:val="20"/>
                <w:szCs w:val="20"/>
              </w:rPr>
              <w:t>_basic</w:t>
            </w:r>
            <w:r w:rsidRPr="00887FC1">
              <w:rPr>
                <w:sz w:val="20"/>
                <w:szCs w:val="20"/>
              </w:rPr>
              <w:t>_pc</w:t>
            </w:r>
            <w:r>
              <w:rPr>
                <w:sz w:val="20"/>
                <w:szCs w:val="20"/>
              </w:rPr>
              <w:t>(t)</w:t>
            </w:r>
          </w:p>
        </w:tc>
        <w:tc>
          <w:tcPr>
            <w:tcW w:w="5763" w:type="dxa"/>
            <w:vAlign w:val="center"/>
          </w:tcPr>
          <w:p w14:paraId="4A32E522" w14:textId="77777777" w:rsidR="00C908D7" w:rsidRDefault="00C908D7" w:rsidP="00C908D7">
            <w:pPr>
              <w:jc w:val="left"/>
              <w:rPr>
                <w:sz w:val="20"/>
                <w:szCs w:val="20"/>
              </w:rPr>
            </w:pPr>
            <w:r>
              <w:rPr>
                <w:sz w:val="20"/>
                <w:szCs w:val="20"/>
              </w:rPr>
              <w:t>The commission rate applies to basic premium in month t. This is looked up from the commission table based on the policy year.</w:t>
            </w:r>
          </w:p>
          <w:p w14:paraId="169B5FFE" w14:textId="606F350A" w:rsidR="00C908D7" w:rsidRDefault="00776457" w:rsidP="00C908D7">
            <w:pPr>
              <w:jc w:val="left"/>
              <w:rPr>
                <w:sz w:val="20"/>
                <w:szCs w:val="20"/>
              </w:rPr>
            </w:pPr>
            <w:r>
              <w:rPr>
                <w:sz w:val="20"/>
                <w:szCs w:val="20"/>
              </w:rPr>
              <w:t>The value is quoted as %. In other words, if the commission rate is 30%, comm_basic_pc = 30.</w:t>
            </w:r>
          </w:p>
        </w:tc>
        <w:tc>
          <w:tcPr>
            <w:tcW w:w="799" w:type="dxa"/>
            <w:vAlign w:val="center"/>
          </w:tcPr>
          <w:p w14:paraId="61BE4FE4" w14:textId="28E2093E" w:rsidR="00C908D7" w:rsidRPr="00F308AF" w:rsidRDefault="00C908D7" w:rsidP="00C908D7">
            <w:pPr>
              <w:jc w:val="left"/>
              <w:rPr>
                <w:rFonts w:ascii="Calibri" w:hAnsi="Calibri" w:cs="Calibri"/>
                <w:color w:val="000000"/>
                <w:sz w:val="20"/>
                <w:szCs w:val="20"/>
              </w:rPr>
            </w:pPr>
          </w:p>
        </w:tc>
      </w:tr>
      <w:tr w:rsidR="00C908D7" w:rsidRPr="00F308AF" w14:paraId="3A8783D7" w14:textId="77777777" w:rsidTr="00F50C3B">
        <w:trPr>
          <w:cantSplit/>
        </w:trPr>
        <w:tc>
          <w:tcPr>
            <w:tcW w:w="663" w:type="dxa"/>
            <w:vAlign w:val="center"/>
          </w:tcPr>
          <w:p w14:paraId="25445049"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S3.24</w:t>
            </w:r>
          </w:p>
        </w:tc>
        <w:tc>
          <w:tcPr>
            <w:tcW w:w="1791" w:type="dxa"/>
            <w:vAlign w:val="center"/>
          </w:tcPr>
          <w:p w14:paraId="48C8D616" w14:textId="77777777" w:rsidR="00C908D7" w:rsidRDefault="00C908D7" w:rsidP="00C908D7">
            <w:pPr>
              <w:jc w:val="left"/>
              <w:rPr>
                <w:sz w:val="20"/>
                <w:szCs w:val="20"/>
              </w:rPr>
            </w:pPr>
            <w:r>
              <w:rPr>
                <w:sz w:val="20"/>
                <w:szCs w:val="20"/>
              </w:rPr>
              <w:t>comm_sen</w:t>
            </w:r>
          </w:p>
        </w:tc>
        <w:tc>
          <w:tcPr>
            <w:tcW w:w="5763" w:type="dxa"/>
            <w:vAlign w:val="center"/>
          </w:tcPr>
          <w:p w14:paraId="4347A7AE" w14:textId="1FB4EACC" w:rsidR="000B57DE" w:rsidRDefault="00C908D7" w:rsidP="00C908D7">
            <w:pPr>
              <w:jc w:val="left"/>
              <w:rPr>
                <w:sz w:val="20"/>
                <w:szCs w:val="20"/>
              </w:rPr>
            </w:pPr>
            <w:r>
              <w:rPr>
                <w:sz w:val="20"/>
                <w:szCs w:val="20"/>
              </w:rPr>
              <w:t>The sensitivity factor applies to the basic commission rate.</w:t>
            </w:r>
            <w:r w:rsidR="00776457">
              <w:rPr>
                <w:sz w:val="20"/>
                <w:szCs w:val="20"/>
              </w:rPr>
              <w:t xml:space="preserve"> </w:t>
            </w:r>
          </w:p>
          <w:p w14:paraId="5BC9F477" w14:textId="76A70075" w:rsidR="00C908D7" w:rsidRDefault="00776457" w:rsidP="00C908D7">
            <w:pPr>
              <w:jc w:val="left"/>
              <w:rPr>
                <w:sz w:val="20"/>
                <w:szCs w:val="20"/>
              </w:rPr>
            </w:pPr>
            <w:r>
              <w:rPr>
                <w:sz w:val="20"/>
                <w:szCs w:val="20"/>
              </w:rPr>
              <w:t>The unit should be the same as comm_bas</w:t>
            </w:r>
            <w:r w:rsidR="00077959">
              <w:rPr>
                <w:sz w:val="20"/>
                <w:szCs w:val="20"/>
              </w:rPr>
              <w:t>ic_pc.</w:t>
            </w:r>
          </w:p>
        </w:tc>
        <w:tc>
          <w:tcPr>
            <w:tcW w:w="799" w:type="dxa"/>
            <w:vAlign w:val="center"/>
          </w:tcPr>
          <w:p w14:paraId="6DB45757" w14:textId="313936A7" w:rsidR="00C908D7" w:rsidRPr="00F308AF" w:rsidRDefault="00C908D7" w:rsidP="00C908D7">
            <w:pPr>
              <w:jc w:val="left"/>
              <w:rPr>
                <w:rFonts w:ascii="Calibri" w:hAnsi="Calibri" w:cs="Calibri"/>
                <w:color w:val="000000"/>
                <w:sz w:val="20"/>
                <w:szCs w:val="20"/>
              </w:rPr>
            </w:pPr>
          </w:p>
        </w:tc>
      </w:tr>
      <w:tr w:rsidR="00C908D7" w:rsidRPr="00F308AF" w14:paraId="311438F6" w14:textId="77777777" w:rsidTr="00F50C3B">
        <w:trPr>
          <w:cantSplit/>
        </w:trPr>
        <w:tc>
          <w:tcPr>
            <w:tcW w:w="663" w:type="dxa"/>
            <w:vAlign w:val="center"/>
          </w:tcPr>
          <w:p w14:paraId="7BD9A3D9"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S3.25</w:t>
            </w:r>
          </w:p>
        </w:tc>
        <w:tc>
          <w:tcPr>
            <w:tcW w:w="1791" w:type="dxa"/>
            <w:vAlign w:val="center"/>
          </w:tcPr>
          <w:p w14:paraId="676FA661" w14:textId="77777777" w:rsidR="00C908D7" w:rsidRDefault="00C908D7" w:rsidP="00C908D7">
            <w:pPr>
              <w:jc w:val="left"/>
              <w:rPr>
                <w:sz w:val="20"/>
                <w:szCs w:val="20"/>
              </w:rPr>
            </w:pPr>
            <w:r w:rsidRPr="00887FC1">
              <w:rPr>
                <w:sz w:val="20"/>
                <w:szCs w:val="20"/>
              </w:rPr>
              <w:t>comm</w:t>
            </w:r>
            <w:r>
              <w:rPr>
                <w:sz w:val="20"/>
                <w:szCs w:val="20"/>
              </w:rPr>
              <w:t>_topup</w:t>
            </w:r>
            <w:r w:rsidRPr="00887FC1">
              <w:rPr>
                <w:sz w:val="20"/>
                <w:szCs w:val="20"/>
              </w:rPr>
              <w:t>_pc</w:t>
            </w:r>
            <w:r>
              <w:rPr>
                <w:sz w:val="20"/>
                <w:szCs w:val="20"/>
              </w:rPr>
              <w:t>(t)</w:t>
            </w:r>
          </w:p>
        </w:tc>
        <w:tc>
          <w:tcPr>
            <w:tcW w:w="5763" w:type="dxa"/>
            <w:vAlign w:val="center"/>
          </w:tcPr>
          <w:p w14:paraId="414EBC77" w14:textId="082AF81C" w:rsidR="00C908D7" w:rsidRDefault="00C908D7" w:rsidP="00C908D7">
            <w:pPr>
              <w:jc w:val="left"/>
              <w:rPr>
                <w:sz w:val="20"/>
                <w:szCs w:val="20"/>
              </w:rPr>
            </w:pPr>
            <w:r>
              <w:rPr>
                <w:sz w:val="20"/>
                <w:szCs w:val="20"/>
              </w:rPr>
              <w:t>The commission rate applies to top-up premium in month t. This is looked up from the commission table based on the policy year.</w:t>
            </w:r>
          </w:p>
        </w:tc>
        <w:tc>
          <w:tcPr>
            <w:tcW w:w="799" w:type="dxa"/>
            <w:vAlign w:val="center"/>
          </w:tcPr>
          <w:p w14:paraId="04A10A49" w14:textId="46BF675B" w:rsidR="00C908D7" w:rsidRPr="00F308AF" w:rsidRDefault="00C908D7" w:rsidP="00C908D7">
            <w:pPr>
              <w:jc w:val="left"/>
              <w:rPr>
                <w:rFonts w:ascii="Calibri" w:hAnsi="Calibri" w:cs="Calibri"/>
                <w:color w:val="000000"/>
                <w:sz w:val="20"/>
                <w:szCs w:val="20"/>
              </w:rPr>
            </w:pPr>
          </w:p>
        </w:tc>
      </w:tr>
      <w:tr w:rsidR="00F50C3B" w:rsidRPr="00F308AF" w14:paraId="3B9EF640" w14:textId="77777777" w:rsidTr="00F50C3B">
        <w:trPr>
          <w:cantSplit/>
        </w:trPr>
        <w:tc>
          <w:tcPr>
            <w:tcW w:w="663" w:type="dxa"/>
            <w:vAlign w:val="center"/>
          </w:tcPr>
          <w:p w14:paraId="6FD9EFCF"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S3.26</w:t>
            </w:r>
          </w:p>
        </w:tc>
        <w:tc>
          <w:tcPr>
            <w:tcW w:w="1791" w:type="dxa"/>
            <w:vAlign w:val="center"/>
          </w:tcPr>
          <w:p w14:paraId="16D1CC1E" w14:textId="77777777" w:rsidR="00F50C3B" w:rsidRDefault="00F50C3B" w:rsidP="00F50C3B">
            <w:pPr>
              <w:jc w:val="left"/>
              <w:rPr>
                <w:sz w:val="20"/>
                <w:szCs w:val="20"/>
              </w:rPr>
            </w:pPr>
            <w:r>
              <w:rPr>
                <w:sz w:val="20"/>
                <w:szCs w:val="20"/>
              </w:rPr>
              <w:t>ovrd_if(t)</w:t>
            </w:r>
          </w:p>
        </w:tc>
        <w:tc>
          <w:tcPr>
            <w:tcW w:w="5763" w:type="dxa"/>
            <w:vAlign w:val="center"/>
          </w:tcPr>
          <w:p w14:paraId="09904E61" w14:textId="3E70ACBA" w:rsidR="00B77169" w:rsidRPr="004611E7" w:rsidRDefault="004A1EFC" w:rsidP="00B77169">
            <w:pPr>
              <w:jc w:val="left"/>
              <w:rPr>
                <w:sz w:val="20"/>
                <w:szCs w:val="20"/>
              </w:rPr>
            </w:pPr>
            <w:r>
              <w:rPr>
                <w:sz w:val="20"/>
                <w:szCs w:val="20"/>
              </w:rPr>
              <w:t xml:space="preserve">The expected overriding commission </w:t>
            </w:r>
            <w:r w:rsidR="0001070A">
              <w:rPr>
                <w:sz w:val="20"/>
                <w:szCs w:val="20"/>
              </w:rPr>
              <w:t>incurred at the beginning of month t.</w:t>
            </w:r>
          </w:p>
        </w:tc>
        <w:tc>
          <w:tcPr>
            <w:tcW w:w="799" w:type="dxa"/>
            <w:vAlign w:val="center"/>
          </w:tcPr>
          <w:p w14:paraId="001B8A8D" w14:textId="157DE042" w:rsidR="00F50C3B" w:rsidRPr="00F308AF" w:rsidRDefault="00F50C3B" w:rsidP="00F50C3B">
            <w:pPr>
              <w:jc w:val="left"/>
              <w:rPr>
                <w:rFonts w:ascii="Calibri" w:hAnsi="Calibri" w:cs="Calibri"/>
                <w:color w:val="000000"/>
                <w:sz w:val="20"/>
                <w:szCs w:val="20"/>
              </w:rPr>
            </w:pPr>
          </w:p>
        </w:tc>
      </w:tr>
      <w:tr w:rsidR="00F50C3B" w:rsidRPr="00F308AF" w14:paraId="687B696D" w14:textId="77777777" w:rsidTr="00F50C3B">
        <w:trPr>
          <w:cantSplit/>
        </w:trPr>
        <w:tc>
          <w:tcPr>
            <w:tcW w:w="663" w:type="dxa"/>
            <w:vAlign w:val="center"/>
          </w:tcPr>
          <w:p w14:paraId="5C59C37A"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S3.27</w:t>
            </w:r>
          </w:p>
        </w:tc>
        <w:tc>
          <w:tcPr>
            <w:tcW w:w="1791" w:type="dxa"/>
            <w:vAlign w:val="center"/>
          </w:tcPr>
          <w:p w14:paraId="7AACF975" w14:textId="77777777" w:rsidR="00F50C3B" w:rsidRDefault="00F50C3B" w:rsidP="00F50C3B">
            <w:pPr>
              <w:jc w:val="left"/>
              <w:rPr>
                <w:sz w:val="20"/>
                <w:szCs w:val="20"/>
              </w:rPr>
            </w:pPr>
            <w:r>
              <w:rPr>
                <w:sz w:val="20"/>
                <w:szCs w:val="20"/>
              </w:rPr>
              <w:t>ovrd_pc(t)</w:t>
            </w:r>
          </w:p>
        </w:tc>
        <w:tc>
          <w:tcPr>
            <w:tcW w:w="5763" w:type="dxa"/>
            <w:vAlign w:val="center"/>
          </w:tcPr>
          <w:p w14:paraId="68CD5B25" w14:textId="77777777" w:rsidR="004A1EFC" w:rsidRDefault="004A1EFC" w:rsidP="004A1EFC">
            <w:pPr>
              <w:jc w:val="left"/>
              <w:rPr>
                <w:sz w:val="20"/>
                <w:szCs w:val="20"/>
              </w:rPr>
            </w:pPr>
            <w:r>
              <w:rPr>
                <w:sz w:val="20"/>
                <w:szCs w:val="20"/>
              </w:rPr>
              <w:t>The overriding commission rate applies to basic premium in month t. Note that there is no overriding commission on top-up premiums.</w:t>
            </w:r>
          </w:p>
          <w:p w14:paraId="292E7ABA" w14:textId="77777777" w:rsidR="004A1EFC" w:rsidRDefault="004A1EFC" w:rsidP="004A1EFC">
            <w:pPr>
              <w:jc w:val="left"/>
              <w:rPr>
                <w:sz w:val="20"/>
                <w:szCs w:val="20"/>
              </w:rPr>
            </w:pPr>
            <w:r>
              <w:rPr>
                <w:sz w:val="20"/>
                <w:szCs w:val="20"/>
              </w:rPr>
              <w:t>This is looked up from the overriding commission table based on the policy year.</w:t>
            </w:r>
          </w:p>
          <w:p w14:paraId="47481AC7" w14:textId="7726F4B4" w:rsidR="00F50C3B" w:rsidRDefault="004A1EFC" w:rsidP="004A1EFC">
            <w:pPr>
              <w:jc w:val="left"/>
              <w:rPr>
                <w:sz w:val="20"/>
                <w:szCs w:val="20"/>
              </w:rPr>
            </w:pPr>
            <w:r>
              <w:rPr>
                <w:sz w:val="20"/>
                <w:szCs w:val="20"/>
              </w:rPr>
              <w:t>The unit applied is similar to that of comm_basic_pc.</w:t>
            </w:r>
          </w:p>
        </w:tc>
        <w:tc>
          <w:tcPr>
            <w:tcW w:w="799" w:type="dxa"/>
            <w:vAlign w:val="center"/>
          </w:tcPr>
          <w:p w14:paraId="343821F4" w14:textId="3AD2503C" w:rsidR="00F50C3B" w:rsidRPr="00F308AF" w:rsidRDefault="00F50C3B" w:rsidP="00F50C3B">
            <w:pPr>
              <w:jc w:val="left"/>
              <w:rPr>
                <w:rFonts w:ascii="Calibri" w:hAnsi="Calibri" w:cs="Calibri"/>
                <w:color w:val="000000"/>
                <w:sz w:val="20"/>
                <w:szCs w:val="20"/>
              </w:rPr>
            </w:pPr>
          </w:p>
        </w:tc>
      </w:tr>
      <w:tr w:rsidR="004A1EFC" w:rsidRPr="00F308AF" w14:paraId="2295E172" w14:textId="77777777" w:rsidTr="00F50C3B">
        <w:trPr>
          <w:cantSplit/>
        </w:trPr>
        <w:tc>
          <w:tcPr>
            <w:tcW w:w="663" w:type="dxa"/>
            <w:vAlign w:val="center"/>
          </w:tcPr>
          <w:p w14:paraId="618867FE"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S3.28</w:t>
            </w:r>
          </w:p>
        </w:tc>
        <w:tc>
          <w:tcPr>
            <w:tcW w:w="1791" w:type="dxa"/>
            <w:vAlign w:val="center"/>
          </w:tcPr>
          <w:p w14:paraId="490A5C9B" w14:textId="77777777" w:rsidR="004A1EFC" w:rsidRDefault="004A1EFC" w:rsidP="004A1EFC">
            <w:pPr>
              <w:jc w:val="left"/>
              <w:rPr>
                <w:sz w:val="20"/>
                <w:szCs w:val="20"/>
              </w:rPr>
            </w:pPr>
            <w:r>
              <w:rPr>
                <w:sz w:val="20"/>
                <w:szCs w:val="20"/>
              </w:rPr>
              <w:t>ovrd_sen</w:t>
            </w:r>
          </w:p>
        </w:tc>
        <w:tc>
          <w:tcPr>
            <w:tcW w:w="5763" w:type="dxa"/>
            <w:vAlign w:val="center"/>
          </w:tcPr>
          <w:p w14:paraId="0F5A91FF" w14:textId="77777777" w:rsidR="004A1EFC" w:rsidRDefault="004A1EFC" w:rsidP="004A1EFC">
            <w:pPr>
              <w:jc w:val="left"/>
              <w:rPr>
                <w:sz w:val="20"/>
                <w:szCs w:val="20"/>
              </w:rPr>
            </w:pPr>
            <w:r>
              <w:rPr>
                <w:sz w:val="20"/>
                <w:szCs w:val="20"/>
              </w:rPr>
              <w:t xml:space="preserve">The sensitivity factor applies to the basic commission rate. </w:t>
            </w:r>
          </w:p>
          <w:p w14:paraId="2D8F7E47" w14:textId="209FADE5" w:rsidR="004A1EFC" w:rsidRDefault="004A1EFC" w:rsidP="004A1EFC">
            <w:pPr>
              <w:jc w:val="left"/>
              <w:rPr>
                <w:sz w:val="20"/>
                <w:szCs w:val="20"/>
              </w:rPr>
            </w:pPr>
            <w:r>
              <w:rPr>
                <w:sz w:val="20"/>
                <w:szCs w:val="20"/>
              </w:rPr>
              <w:t>The unit should be the same as comm_basic_pc.</w:t>
            </w:r>
          </w:p>
        </w:tc>
        <w:tc>
          <w:tcPr>
            <w:tcW w:w="799" w:type="dxa"/>
            <w:vAlign w:val="center"/>
          </w:tcPr>
          <w:p w14:paraId="74EC26B5" w14:textId="103D5B6D" w:rsidR="004A1EFC" w:rsidRPr="00F308AF" w:rsidRDefault="004A1EFC" w:rsidP="004A1EFC">
            <w:pPr>
              <w:jc w:val="left"/>
              <w:rPr>
                <w:rFonts w:ascii="Calibri" w:hAnsi="Calibri" w:cs="Calibri"/>
                <w:color w:val="000000"/>
                <w:sz w:val="20"/>
                <w:szCs w:val="20"/>
              </w:rPr>
            </w:pPr>
          </w:p>
        </w:tc>
      </w:tr>
      <w:tr w:rsidR="004A1EFC" w:rsidRPr="00F308AF" w14:paraId="10465B3B" w14:textId="77777777" w:rsidTr="00F50C3B">
        <w:trPr>
          <w:cantSplit/>
        </w:trPr>
        <w:tc>
          <w:tcPr>
            <w:tcW w:w="663" w:type="dxa"/>
            <w:vAlign w:val="center"/>
          </w:tcPr>
          <w:p w14:paraId="6AF69745"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S3.29</w:t>
            </w:r>
          </w:p>
        </w:tc>
        <w:tc>
          <w:tcPr>
            <w:tcW w:w="1791" w:type="dxa"/>
            <w:vAlign w:val="center"/>
          </w:tcPr>
          <w:p w14:paraId="11162F80" w14:textId="77777777" w:rsidR="004A1EFC" w:rsidRDefault="004A1EFC" w:rsidP="004A1EFC">
            <w:pPr>
              <w:jc w:val="left"/>
              <w:rPr>
                <w:sz w:val="20"/>
                <w:szCs w:val="20"/>
              </w:rPr>
            </w:pPr>
            <w:r>
              <w:rPr>
                <w:sz w:val="20"/>
                <w:szCs w:val="20"/>
              </w:rPr>
              <w:t>death_outgo(t)</w:t>
            </w:r>
          </w:p>
        </w:tc>
        <w:tc>
          <w:tcPr>
            <w:tcW w:w="5763" w:type="dxa"/>
            <w:vAlign w:val="center"/>
          </w:tcPr>
          <w:p w14:paraId="1B28F7AD" w14:textId="6AA5F50F" w:rsidR="004A1EFC" w:rsidRDefault="0001070A" w:rsidP="004A1EFC">
            <w:pPr>
              <w:jc w:val="left"/>
              <w:rPr>
                <w:sz w:val="20"/>
                <w:szCs w:val="20"/>
              </w:rPr>
            </w:pPr>
            <w:r>
              <w:rPr>
                <w:sz w:val="20"/>
                <w:szCs w:val="20"/>
              </w:rPr>
              <w:t>The expected death claim paid out at the end of month t.</w:t>
            </w:r>
          </w:p>
        </w:tc>
        <w:tc>
          <w:tcPr>
            <w:tcW w:w="799" w:type="dxa"/>
            <w:vAlign w:val="center"/>
          </w:tcPr>
          <w:p w14:paraId="0DB267D7" w14:textId="3904D7C5" w:rsidR="004A1EFC" w:rsidRPr="00F308AF" w:rsidRDefault="004A1EFC" w:rsidP="004A1EFC">
            <w:pPr>
              <w:jc w:val="left"/>
              <w:rPr>
                <w:rFonts w:ascii="Calibri" w:hAnsi="Calibri" w:cs="Calibri"/>
                <w:color w:val="000000"/>
                <w:sz w:val="20"/>
                <w:szCs w:val="20"/>
              </w:rPr>
            </w:pPr>
          </w:p>
        </w:tc>
      </w:tr>
      <w:tr w:rsidR="004A1EFC" w:rsidRPr="00F308AF" w14:paraId="57957D8E" w14:textId="77777777" w:rsidTr="00F50C3B">
        <w:trPr>
          <w:cantSplit/>
        </w:trPr>
        <w:tc>
          <w:tcPr>
            <w:tcW w:w="663" w:type="dxa"/>
            <w:vAlign w:val="center"/>
          </w:tcPr>
          <w:p w14:paraId="76269BC8"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S3.30</w:t>
            </w:r>
          </w:p>
        </w:tc>
        <w:tc>
          <w:tcPr>
            <w:tcW w:w="1791" w:type="dxa"/>
            <w:vAlign w:val="center"/>
          </w:tcPr>
          <w:p w14:paraId="42332E15" w14:textId="77777777" w:rsidR="004A1EFC" w:rsidRDefault="004A1EFC" w:rsidP="004A1EFC">
            <w:pPr>
              <w:jc w:val="left"/>
              <w:rPr>
                <w:sz w:val="20"/>
                <w:szCs w:val="20"/>
              </w:rPr>
            </w:pPr>
            <w:r>
              <w:rPr>
                <w:sz w:val="20"/>
                <w:szCs w:val="20"/>
              </w:rPr>
              <w:t>death_ben_pp(t)</w:t>
            </w:r>
          </w:p>
        </w:tc>
        <w:tc>
          <w:tcPr>
            <w:tcW w:w="5763" w:type="dxa"/>
            <w:vAlign w:val="center"/>
          </w:tcPr>
          <w:p w14:paraId="635938EE" w14:textId="2EFF6C13" w:rsidR="004A1EFC" w:rsidRPr="00323D9E" w:rsidRDefault="00793E76" w:rsidP="00323D9E">
            <w:pPr>
              <w:jc w:val="left"/>
              <w:rPr>
                <w:rFonts w:cstheme="minorHAnsi"/>
                <w:sz w:val="20"/>
              </w:rPr>
            </w:pPr>
            <w:r>
              <w:rPr>
                <w:rFonts w:cstheme="minorHAnsi"/>
                <w:sz w:val="20"/>
              </w:rPr>
              <w:t xml:space="preserve">The death benefit per policy at the end of month t. This is calculated based on </w:t>
            </w:r>
            <w:r w:rsidR="00B504E1">
              <w:rPr>
                <w:rFonts w:cstheme="minorHAnsi"/>
                <w:sz w:val="20"/>
              </w:rPr>
              <w:t>account value before validation of hard guaranteed interest rates and before bonuses.</w:t>
            </w:r>
          </w:p>
        </w:tc>
        <w:tc>
          <w:tcPr>
            <w:tcW w:w="799" w:type="dxa"/>
            <w:vAlign w:val="center"/>
          </w:tcPr>
          <w:p w14:paraId="70E9E224" w14:textId="1E63A01D" w:rsidR="004A1EFC" w:rsidRPr="00F308AF" w:rsidRDefault="00B504E1" w:rsidP="004A1EFC">
            <w:pPr>
              <w:jc w:val="left"/>
              <w:rPr>
                <w:rFonts w:ascii="Calibri" w:hAnsi="Calibri" w:cs="Calibri"/>
                <w:color w:val="000000"/>
                <w:sz w:val="20"/>
                <w:szCs w:val="20"/>
              </w:rPr>
            </w:pPr>
            <w:r>
              <w:rPr>
                <w:rFonts w:ascii="Calibri" w:hAnsi="Calibri" w:cs="Calibri"/>
                <w:color w:val="000000"/>
                <w:sz w:val="20"/>
                <w:szCs w:val="20"/>
              </w:rPr>
              <w:t>(1)</w:t>
            </w:r>
          </w:p>
        </w:tc>
      </w:tr>
      <w:tr w:rsidR="002C6692" w:rsidRPr="00F308AF" w14:paraId="05FE87B0" w14:textId="77777777" w:rsidTr="00F50C3B">
        <w:trPr>
          <w:cantSplit/>
        </w:trPr>
        <w:tc>
          <w:tcPr>
            <w:tcW w:w="663" w:type="dxa"/>
            <w:vAlign w:val="center"/>
          </w:tcPr>
          <w:p w14:paraId="1CFEA1CE" w14:textId="77777777" w:rsidR="002C6692" w:rsidRPr="00187EC7" w:rsidRDefault="002C6692" w:rsidP="002C6692">
            <w:pPr>
              <w:jc w:val="left"/>
              <w:rPr>
                <w:rFonts w:ascii="Calibri" w:hAnsi="Calibri" w:cs="Calibri"/>
                <w:color w:val="000000"/>
                <w:sz w:val="20"/>
                <w:szCs w:val="20"/>
              </w:rPr>
            </w:pPr>
            <w:r>
              <w:rPr>
                <w:rFonts w:ascii="Calibri" w:hAnsi="Calibri" w:cs="Calibri"/>
                <w:color w:val="000000"/>
                <w:sz w:val="20"/>
                <w:szCs w:val="20"/>
              </w:rPr>
              <w:t>S3.31</w:t>
            </w:r>
          </w:p>
        </w:tc>
        <w:tc>
          <w:tcPr>
            <w:tcW w:w="1791" w:type="dxa"/>
            <w:vAlign w:val="center"/>
          </w:tcPr>
          <w:p w14:paraId="6F9220EB" w14:textId="77777777" w:rsidR="002C6692" w:rsidRDefault="002C6692" w:rsidP="002C6692">
            <w:pPr>
              <w:jc w:val="left"/>
              <w:rPr>
                <w:sz w:val="20"/>
                <w:szCs w:val="20"/>
              </w:rPr>
            </w:pPr>
            <w:r>
              <w:rPr>
                <w:sz w:val="20"/>
                <w:szCs w:val="20"/>
              </w:rPr>
              <w:t>surr_outgo(t)</w:t>
            </w:r>
          </w:p>
        </w:tc>
        <w:tc>
          <w:tcPr>
            <w:tcW w:w="5763" w:type="dxa"/>
            <w:vAlign w:val="center"/>
          </w:tcPr>
          <w:p w14:paraId="5405C358" w14:textId="0A00C12F" w:rsidR="002C6692" w:rsidRDefault="002C6692" w:rsidP="002C6692">
            <w:pPr>
              <w:jc w:val="left"/>
              <w:rPr>
                <w:sz w:val="20"/>
                <w:szCs w:val="20"/>
              </w:rPr>
            </w:pPr>
            <w:r>
              <w:rPr>
                <w:sz w:val="20"/>
                <w:szCs w:val="20"/>
              </w:rPr>
              <w:t>The expected surrender claim paid out at the end of month t.</w:t>
            </w:r>
          </w:p>
        </w:tc>
        <w:tc>
          <w:tcPr>
            <w:tcW w:w="799" w:type="dxa"/>
            <w:vAlign w:val="center"/>
          </w:tcPr>
          <w:p w14:paraId="7C23D710" w14:textId="52F86B05" w:rsidR="002C6692" w:rsidRPr="00F308AF" w:rsidRDefault="002C6692" w:rsidP="002C6692">
            <w:pPr>
              <w:jc w:val="left"/>
              <w:rPr>
                <w:rFonts w:ascii="Calibri" w:hAnsi="Calibri" w:cs="Calibri"/>
                <w:color w:val="000000"/>
                <w:sz w:val="20"/>
                <w:szCs w:val="20"/>
              </w:rPr>
            </w:pPr>
          </w:p>
        </w:tc>
      </w:tr>
      <w:tr w:rsidR="0081052E" w:rsidRPr="00F308AF" w14:paraId="30FD9862" w14:textId="77777777" w:rsidTr="00F50C3B">
        <w:trPr>
          <w:cantSplit/>
        </w:trPr>
        <w:tc>
          <w:tcPr>
            <w:tcW w:w="663" w:type="dxa"/>
            <w:vAlign w:val="center"/>
          </w:tcPr>
          <w:p w14:paraId="10A81C9E"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S3.32</w:t>
            </w:r>
          </w:p>
        </w:tc>
        <w:tc>
          <w:tcPr>
            <w:tcW w:w="1791" w:type="dxa"/>
            <w:vAlign w:val="center"/>
          </w:tcPr>
          <w:p w14:paraId="1C5E9D49" w14:textId="77777777" w:rsidR="0081052E" w:rsidRDefault="0081052E" w:rsidP="0081052E">
            <w:pPr>
              <w:jc w:val="left"/>
              <w:rPr>
                <w:sz w:val="20"/>
                <w:szCs w:val="20"/>
              </w:rPr>
            </w:pPr>
            <w:r>
              <w:rPr>
                <w:sz w:val="20"/>
                <w:szCs w:val="20"/>
              </w:rPr>
              <w:t>surr_ben_pp(t)</w:t>
            </w:r>
          </w:p>
        </w:tc>
        <w:tc>
          <w:tcPr>
            <w:tcW w:w="5763" w:type="dxa"/>
            <w:vAlign w:val="center"/>
          </w:tcPr>
          <w:p w14:paraId="74C4C2B9" w14:textId="17B903F2" w:rsidR="0081052E" w:rsidRPr="006270D9" w:rsidRDefault="0081052E" w:rsidP="0081052E">
            <w:pPr>
              <w:jc w:val="left"/>
              <w:rPr>
                <w:rFonts w:cstheme="minorHAnsi"/>
                <w:sz w:val="20"/>
                <w:szCs w:val="20"/>
              </w:rPr>
            </w:pPr>
            <w:r>
              <w:rPr>
                <w:rFonts w:cstheme="minorHAnsi"/>
                <w:sz w:val="20"/>
              </w:rPr>
              <w:t>The surrender benefit per policy at the end of month t. This is calculated based on account value before validation of hard guaranteed interest rates and before bonuses.</w:t>
            </w:r>
          </w:p>
        </w:tc>
        <w:tc>
          <w:tcPr>
            <w:tcW w:w="799" w:type="dxa"/>
            <w:vAlign w:val="center"/>
          </w:tcPr>
          <w:p w14:paraId="3B6F1ECE" w14:textId="441B5C5A"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81052E" w:rsidRPr="00F308AF" w14:paraId="7DB6F305" w14:textId="77777777" w:rsidTr="00F50C3B">
        <w:trPr>
          <w:cantSplit/>
        </w:trPr>
        <w:tc>
          <w:tcPr>
            <w:tcW w:w="663" w:type="dxa"/>
            <w:vAlign w:val="center"/>
          </w:tcPr>
          <w:p w14:paraId="0BCBAF63"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S3.33</w:t>
            </w:r>
          </w:p>
        </w:tc>
        <w:tc>
          <w:tcPr>
            <w:tcW w:w="1791" w:type="dxa"/>
            <w:vAlign w:val="center"/>
          </w:tcPr>
          <w:p w14:paraId="20141CE4" w14:textId="77777777" w:rsidR="0081052E" w:rsidRDefault="0081052E" w:rsidP="0081052E">
            <w:pPr>
              <w:jc w:val="left"/>
              <w:rPr>
                <w:sz w:val="20"/>
                <w:szCs w:val="20"/>
              </w:rPr>
            </w:pPr>
            <w:r>
              <w:rPr>
                <w:rFonts w:cstheme="minorHAnsi"/>
                <w:sz w:val="20"/>
                <w:szCs w:val="20"/>
              </w:rPr>
              <w:t>surr_chg_pp(t)</w:t>
            </w:r>
          </w:p>
        </w:tc>
        <w:tc>
          <w:tcPr>
            <w:tcW w:w="5763" w:type="dxa"/>
            <w:vAlign w:val="center"/>
          </w:tcPr>
          <w:p w14:paraId="3EA52BF2" w14:textId="10C85754" w:rsidR="0081052E" w:rsidRDefault="0081052E" w:rsidP="0081052E">
            <w:pPr>
              <w:jc w:val="left"/>
              <w:rPr>
                <w:sz w:val="20"/>
                <w:szCs w:val="20"/>
              </w:rPr>
            </w:pPr>
            <w:r>
              <w:rPr>
                <w:sz w:val="20"/>
                <w:szCs w:val="20"/>
              </w:rPr>
              <w:t>The surrender charge per policy in monetary terms. The maximum surrender charge that can be collected does not exceed the basic account value used to calculate the surrender value.</w:t>
            </w:r>
          </w:p>
        </w:tc>
        <w:tc>
          <w:tcPr>
            <w:tcW w:w="799" w:type="dxa"/>
            <w:vAlign w:val="center"/>
          </w:tcPr>
          <w:p w14:paraId="6193C9F0" w14:textId="3B04D139" w:rsidR="0081052E" w:rsidRPr="00F308AF" w:rsidRDefault="0081052E" w:rsidP="0081052E">
            <w:pPr>
              <w:jc w:val="left"/>
              <w:rPr>
                <w:rFonts w:ascii="Calibri" w:hAnsi="Calibri" w:cs="Calibri"/>
                <w:color w:val="000000"/>
                <w:sz w:val="20"/>
                <w:szCs w:val="20"/>
              </w:rPr>
            </w:pPr>
          </w:p>
        </w:tc>
      </w:tr>
      <w:tr w:rsidR="0081052E" w:rsidRPr="00F308AF" w14:paraId="28B91C5F" w14:textId="77777777" w:rsidTr="00F50C3B">
        <w:trPr>
          <w:cantSplit/>
        </w:trPr>
        <w:tc>
          <w:tcPr>
            <w:tcW w:w="663" w:type="dxa"/>
            <w:vAlign w:val="center"/>
          </w:tcPr>
          <w:p w14:paraId="6E960A2A"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S3.34</w:t>
            </w:r>
          </w:p>
        </w:tc>
        <w:tc>
          <w:tcPr>
            <w:tcW w:w="1791" w:type="dxa"/>
            <w:vAlign w:val="center"/>
          </w:tcPr>
          <w:p w14:paraId="0D10D723" w14:textId="77777777" w:rsidR="0081052E" w:rsidRDefault="0081052E" w:rsidP="0081052E">
            <w:pPr>
              <w:jc w:val="left"/>
              <w:rPr>
                <w:sz w:val="20"/>
                <w:szCs w:val="20"/>
              </w:rPr>
            </w:pPr>
            <w:r>
              <w:rPr>
                <w:sz w:val="20"/>
                <w:szCs w:val="20"/>
              </w:rPr>
              <w:t>surr_chg_pc(t)</w:t>
            </w:r>
          </w:p>
        </w:tc>
        <w:tc>
          <w:tcPr>
            <w:tcW w:w="5763" w:type="dxa"/>
            <w:vAlign w:val="center"/>
          </w:tcPr>
          <w:p w14:paraId="5A1A0027" w14:textId="5ABC987B" w:rsidR="0081052E" w:rsidRDefault="0081052E" w:rsidP="0081052E">
            <w:pPr>
              <w:jc w:val="left"/>
              <w:rPr>
                <w:sz w:val="20"/>
                <w:szCs w:val="20"/>
              </w:rPr>
            </w:pPr>
            <w:r>
              <w:rPr>
                <w:sz w:val="20"/>
                <w:szCs w:val="20"/>
              </w:rPr>
              <w:t>This is looked up from the surrender chare table, based on the policy year.</w:t>
            </w:r>
          </w:p>
        </w:tc>
        <w:tc>
          <w:tcPr>
            <w:tcW w:w="799" w:type="dxa"/>
            <w:vAlign w:val="center"/>
          </w:tcPr>
          <w:p w14:paraId="3284B8FA" w14:textId="728C5CC3" w:rsidR="0081052E" w:rsidRPr="00F308AF" w:rsidRDefault="0081052E" w:rsidP="0081052E">
            <w:pPr>
              <w:jc w:val="left"/>
              <w:rPr>
                <w:rFonts w:ascii="Calibri" w:hAnsi="Calibri" w:cs="Calibri"/>
                <w:color w:val="000000"/>
                <w:sz w:val="20"/>
                <w:szCs w:val="20"/>
              </w:rPr>
            </w:pPr>
          </w:p>
        </w:tc>
      </w:tr>
      <w:tr w:rsidR="0081052E" w:rsidRPr="00F308AF" w14:paraId="34FDE731" w14:textId="77777777" w:rsidTr="00F50C3B">
        <w:trPr>
          <w:cantSplit/>
        </w:trPr>
        <w:tc>
          <w:tcPr>
            <w:tcW w:w="663" w:type="dxa"/>
            <w:vAlign w:val="center"/>
          </w:tcPr>
          <w:p w14:paraId="60824246"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S3.35</w:t>
            </w:r>
          </w:p>
        </w:tc>
        <w:tc>
          <w:tcPr>
            <w:tcW w:w="1791" w:type="dxa"/>
            <w:vAlign w:val="center"/>
          </w:tcPr>
          <w:p w14:paraId="00356880" w14:textId="77777777" w:rsidR="0081052E" w:rsidRDefault="0081052E" w:rsidP="0081052E">
            <w:pPr>
              <w:jc w:val="left"/>
              <w:rPr>
                <w:sz w:val="20"/>
                <w:szCs w:val="20"/>
              </w:rPr>
            </w:pPr>
            <w:r>
              <w:rPr>
                <w:sz w:val="20"/>
                <w:szCs w:val="20"/>
              </w:rPr>
              <w:t>mat_outgo(t)</w:t>
            </w:r>
          </w:p>
        </w:tc>
        <w:tc>
          <w:tcPr>
            <w:tcW w:w="5763" w:type="dxa"/>
            <w:vAlign w:val="center"/>
          </w:tcPr>
          <w:p w14:paraId="1BF6ADA6" w14:textId="561ED971" w:rsidR="0081052E" w:rsidRDefault="0081052E" w:rsidP="0081052E">
            <w:pPr>
              <w:jc w:val="left"/>
              <w:rPr>
                <w:sz w:val="20"/>
                <w:szCs w:val="20"/>
              </w:rPr>
            </w:pPr>
            <w:r>
              <w:rPr>
                <w:sz w:val="20"/>
                <w:szCs w:val="20"/>
              </w:rPr>
              <w:t>The expected maturity claim paid out at the end of month t.</w:t>
            </w:r>
          </w:p>
        </w:tc>
        <w:tc>
          <w:tcPr>
            <w:tcW w:w="799" w:type="dxa"/>
            <w:vAlign w:val="center"/>
          </w:tcPr>
          <w:p w14:paraId="61708728" w14:textId="619535BE"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81052E" w:rsidRPr="00F308AF" w14:paraId="75528C2E" w14:textId="77777777" w:rsidTr="00F50C3B">
        <w:trPr>
          <w:cantSplit/>
        </w:trPr>
        <w:tc>
          <w:tcPr>
            <w:tcW w:w="663" w:type="dxa"/>
            <w:vAlign w:val="center"/>
          </w:tcPr>
          <w:p w14:paraId="0B9B1E97"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S3.36</w:t>
            </w:r>
          </w:p>
        </w:tc>
        <w:tc>
          <w:tcPr>
            <w:tcW w:w="1791" w:type="dxa"/>
            <w:vAlign w:val="center"/>
          </w:tcPr>
          <w:p w14:paraId="58F14DE3" w14:textId="77777777" w:rsidR="0081052E" w:rsidRDefault="0081052E" w:rsidP="0081052E">
            <w:pPr>
              <w:jc w:val="left"/>
              <w:rPr>
                <w:sz w:val="20"/>
                <w:szCs w:val="20"/>
              </w:rPr>
            </w:pPr>
            <w:r>
              <w:rPr>
                <w:sz w:val="20"/>
                <w:szCs w:val="20"/>
              </w:rPr>
              <w:t>cog_term_adj(t)</w:t>
            </w:r>
          </w:p>
        </w:tc>
        <w:tc>
          <w:tcPr>
            <w:tcW w:w="5763" w:type="dxa"/>
            <w:vAlign w:val="center"/>
          </w:tcPr>
          <w:p w14:paraId="3C45DECC" w14:textId="2A7D1ADA" w:rsidR="0081052E" w:rsidRDefault="002E33EB" w:rsidP="0081052E">
            <w:pPr>
              <w:jc w:val="left"/>
              <w:rPr>
                <w:sz w:val="20"/>
                <w:szCs w:val="20"/>
              </w:rPr>
            </w:pPr>
            <w:r>
              <w:rPr>
                <w:sz w:val="20"/>
                <w:szCs w:val="20"/>
              </w:rPr>
              <w:t xml:space="preserve">The expected cost of guarantee </w:t>
            </w:r>
            <w:r w:rsidR="0092067E">
              <w:rPr>
                <w:sz w:val="20"/>
                <w:szCs w:val="20"/>
              </w:rPr>
              <w:t>incurred due to termination in month t.</w:t>
            </w:r>
          </w:p>
        </w:tc>
        <w:tc>
          <w:tcPr>
            <w:tcW w:w="799" w:type="dxa"/>
            <w:vAlign w:val="center"/>
          </w:tcPr>
          <w:p w14:paraId="5F811013" w14:textId="2AA31BC2"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r w:rsidR="0092067E">
              <w:rPr>
                <w:rFonts w:ascii="Calibri" w:hAnsi="Calibri" w:cs="Calibri"/>
                <w:color w:val="000000"/>
                <w:sz w:val="20"/>
                <w:szCs w:val="20"/>
              </w:rPr>
              <w:t xml:space="preserve"> (2)</w:t>
            </w:r>
          </w:p>
        </w:tc>
      </w:tr>
      <w:tr w:rsidR="0081052E" w:rsidRPr="00F308AF" w14:paraId="3E81DF01" w14:textId="77777777" w:rsidTr="00F50C3B">
        <w:trPr>
          <w:cantSplit/>
        </w:trPr>
        <w:tc>
          <w:tcPr>
            <w:tcW w:w="663" w:type="dxa"/>
            <w:vAlign w:val="center"/>
          </w:tcPr>
          <w:p w14:paraId="7AD8B466"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S3.37</w:t>
            </w:r>
          </w:p>
        </w:tc>
        <w:tc>
          <w:tcPr>
            <w:tcW w:w="1791" w:type="dxa"/>
            <w:vAlign w:val="center"/>
          </w:tcPr>
          <w:p w14:paraId="668D9846" w14:textId="77777777" w:rsidR="0081052E" w:rsidRDefault="0081052E" w:rsidP="0081052E">
            <w:pPr>
              <w:jc w:val="left"/>
              <w:rPr>
                <w:sz w:val="20"/>
                <w:szCs w:val="20"/>
              </w:rPr>
            </w:pPr>
            <w:r>
              <w:rPr>
                <w:sz w:val="20"/>
                <w:szCs w:val="20"/>
              </w:rPr>
              <w:t>cog_death(t)</w:t>
            </w:r>
          </w:p>
        </w:tc>
        <w:tc>
          <w:tcPr>
            <w:tcW w:w="5763" w:type="dxa"/>
            <w:vAlign w:val="center"/>
          </w:tcPr>
          <w:p w14:paraId="6117B2EF" w14:textId="05B17572" w:rsidR="0081052E" w:rsidRDefault="0055742E" w:rsidP="0081052E">
            <w:pPr>
              <w:jc w:val="left"/>
              <w:rPr>
                <w:sz w:val="20"/>
                <w:szCs w:val="20"/>
              </w:rPr>
            </w:pPr>
            <w:r>
              <w:rPr>
                <w:sz w:val="20"/>
                <w:szCs w:val="20"/>
              </w:rPr>
              <w:t>The expected cost of guarantee incurred due to deaths in month t.</w:t>
            </w:r>
          </w:p>
        </w:tc>
        <w:tc>
          <w:tcPr>
            <w:tcW w:w="799" w:type="dxa"/>
            <w:vAlign w:val="center"/>
          </w:tcPr>
          <w:p w14:paraId="65385E2D" w14:textId="23CAD8CE"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75BC2536" w14:textId="77777777" w:rsidTr="00F50C3B">
        <w:trPr>
          <w:cantSplit/>
        </w:trPr>
        <w:tc>
          <w:tcPr>
            <w:tcW w:w="663" w:type="dxa"/>
            <w:vAlign w:val="center"/>
          </w:tcPr>
          <w:p w14:paraId="17551078"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S3.38</w:t>
            </w:r>
          </w:p>
        </w:tc>
        <w:tc>
          <w:tcPr>
            <w:tcW w:w="1791" w:type="dxa"/>
            <w:vAlign w:val="center"/>
          </w:tcPr>
          <w:p w14:paraId="35657CAC" w14:textId="77777777" w:rsidR="004B70E3" w:rsidRDefault="004B70E3" w:rsidP="004B70E3">
            <w:pPr>
              <w:jc w:val="left"/>
              <w:rPr>
                <w:sz w:val="20"/>
                <w:szCs w:val="20"/>
              </w:rPr>
            </w:pPr>
            <w:r>
              <w:rPr>
                <w:sz w:val="20"/>
                <w:szCs w:val="20"/>
              </w:rPr>
              <w:t>g_death_ben_pp(t)</w:t>
            </w:r>
          </w:p>
        </w:tc>
        <w:tc>
          <w:tcPr>
            <w:tcW w:w="5763" w:type="dxa"/>
            <w:vAlign w:val="center"/>
          </w:tcPr>
          <w:p w14:paraId="53BD0C0F" w14:textId="35063FEB" w:rsidR="004B70E3" w:rsidRPr="004B70E3" w:rsidRDefault="004B70E3" w:rsidP="004B70E3">
            <w:pPr>
              <w:jc w:val="left"/>
              <w:rPr>
                <w:rFonts w:cstheme="minorHAnsi"/>
                <w:sz w:val="20"/>
              </w:rPr>
            </w:pPr>
            <w:r>
              <w:rPr>
                <w:rFonts w:cstheme="minorHAnsi"/>
                <w:sz w:val="20"/>
              </w:rPr>
              <w:t>The guaranteed death benefit per policy at the end of month t. This is calculated based on account value after validation of hard guaranteed interest rates and before bonuses.</w:t>
            </w:r>
          </w:p>
        </w:tc>
        <w:tc>
          <w:tcPr>
            <w:tcW w:w="799" w:type="dxa"/>
            <w:vAlign w:val="center"/>
          </w:tcPr>
          <w:p w14:paraId="16848A59" w14:textId="6A88C276"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05E02849" w14:textId="77777777" w:rsidTr="00F50C3B">
        <w:trPr>
          <w:cantSplit/>
        </w:trPr>
        <w:tc>
          <w:tcPr>
            <w:tcW w:w="663" w:type="dxa"/>
            <w:vAlign w:val="center"/>
          </w:tcPr>
          <w:p w14:paraId="4DEC8140"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lastRenderedPageBreak/>
              <w:t>S3.39</w:t>
            </w:r>
          </w:p>
        </w:tc>
        <w:tc>
          <w:tcPr>
            <w:tcW w:w="1791" w:type="dxa"/>
            <w:vAlign w:val="center"/>
          </w:tcPr>
          <w:p w14:paraId="05275F2D" w14:textId="77777777" w:rsidR="004B70E3" w:rsidRDefault="004B70E3" w:rsidP="004B70E3">
            <w:pPr>
              <w:jc w:val="left"/>
              <w:rPr>
                <w:sz w:val="20"/>
                <w:szCs w:val="20"/>
              </w:rPr>
            </w:pPr>
            <w:r>
              <w:rPr>
                <w:sz w:val="20"/>
                <w:szCs w:val="20"/>
              </w:rPr>
              <w:t>cog_surr(t)</w:t>
            </w:r>
          </w:p>
        </w:tc>
        <w:tc>
          <w:tcPr>
            <w:tcW w:w="5763" w:type="dxa"/>
            <w:vAlign w:val="center"/>
          </w:tcPr>
          <w:p w14:paraId="527AFC8A" w14:textId="2C2330AC" w:rsidR="004B70E3" w:rsidRDefault="004B70E3" w:rsidP="004B70E3">
            <w:pPr>
              <w:jc w:val="left"/>
              <w:rPr>
                <w:sz w:val="20"/>
                <w:szCs w:val="20"/>
              </w:rPr>
            </w:pPr>
            <w:r>
              <w:rPr>
                <w:sz w:val="20"/>
                <w:szCs w:val="20"/>
              </w:rPr>
              <w:t>The expected cost of guarantee incurred due to surrenders in month t.</w:t>
            </w:r>
          </w:p>
        </w:tc>
        <w:tc>
          <w:tcPr>
            <w:tcW w:w="799" w:type="dxa"/>
            <w:vAlign w:val="center"/>
          </w:tcPr>
          <w:p w14:paraId="53372701" w14:textId="6AC692E3"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03AC3A61" w14:textId="77777777" w:rsidTr="00F50C3B">
        <w:trPr>
          <w:cantSplit/>
        </w:trPr>
        <w:tc>
          <w:tcPr>
            <w:tcW w:w="663" w:type="dxa"/>
            <w:vAlign w:val="center"/>
          </w:tcPr>
          <w:p w14:paraId="0376209C"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S3.40</w:t>
            </w:r>
          </w:p>
        </w:tc>
        <w:tc>
          <w:tcPr>
            <w:tcW w:w="1791" w:type="dxa"/>
            <w:vAlign w:val="center"/>
          </w:tcPr>
          <w:p w14:paraId="65CDBAF7" w14:textId="77777777" w:rsidR="004B70E3" w:rsidRDefault="004B70E3" w:rsidP="004B70E3">
            <w:pPr>
              <w:jc w:val="left"/>
              <w:rPr>
                <w:sz w:val="20"/>
                <w:szCs w:val="20"/>
              </w:rPr>
            </w:pPr>
            <w:r>
              <w:rPr>
                <w:sz w:val="20"/>
                <w:szCs w:val="20"/>
              </w:rPr>
              <w:t>g_surr_ben_pp(t)</w:t>
            </w:r>
          </w:p>
        </w:tc>
        <w:tc>
          <w:tcPr>
            <w:tcW w:w="5763" w:type="dxa"/>
            <w:vAlign w:val="center"/>
          </w:tcPr>
          <w:p w14:paraId="7BB8B0C2" w14:textId="1F6FD4E8" w:rsidR="004B70E3" w:rsidRDefault="004B70E3" w:rsidP="004B70E3">
            <w:pPr>
              <w:jc w:val="left"/>
              <w:rPr>
                <w:sz w:val="20"/>
                <w:szCs w:val="20"/>
              </w:rPr>
            </w:pPr>
            <w:r>
              <w:rPr>
                <w:rFonts w:cstheme="minorHAnsi"/>
                <w:sz w:val="20"/>
              </w:rPr>
              <w:t>The guaranteed surrender benefit per policy at the end of month t. This is calculated based on account value after validation of hard guaranteed interest rates and before bonuses.</w:t>
            </w:r>
          </w:p>
        </w:tc>
        <w:tc>
          <w:tcPr>
            <w:tcW w:w="799" w:type="dxa"/>
            <w:vAlign w:val="center"/>
          </w:tcPr>
          <w:p w14:paraId="7761F2CB" w14:textId="286F9CBB"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6688710E" w14:textId="77777777" w:rsidTr="00F50C3B">
        <w:trPr>
          <w:cantSplit/>
        </w:trPr>
        <w:tc>
          <w:tcPr>
            <w:tcW w:w="663" w:type="dxa"/>
            <w:vAlign w:val="center"/>
          </w:tcPr>
          <w:p w14:paraId="01484C9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S3.41</w:t>
            </w:r>
          </w:p>
        </w:tc>
        <w:tc>
          <w:tcPr>
            <w:tcW w:w="1791" w:type="dxa"/>
            <w:vAlign w:val="center"/>
          </w:tcPr>
          <w:p w14:paraId="4DB017C6" w14:textId="77777777" w:rsidR="004B70E3" w:rsidRDefault="004B70E3" w:rsidP="004B70E3">
            <w:pPr>
              <w:jc w:val="left"/>
              <w:rPr>
                <w:sz w:val="20"/>
                <w:szCs w:val="20"/>
              </w:rPr>
            </w:pPr>
            <w:r>
              <w:rPr>
                <w:sz w:val="20"/>
                <w:szCs w:val="20"/>
              </w:rPr>
              <w:t>cog_mat(t)</w:t>
            </w:r>
          </w:p>
        </w:tc>
        <w:tc>
          <w:tcPr>
            <w:tcW w:w="5763" w:type="dxa"/>
            <w:vAlign w:val="center"/>
          </w:tcPr>
          <w:p w14:paraId="778CE09E" w14:textId="4984827F" w:rsidR="004B70E3" w:rsidRDefault="004B70E3" w:rsidP="004B70E3">
            <w:pPr>
              <w:jc w:val="left"/>
              <w:rPr>
                <w:sz w:val="20"/>
                <w:szCs w:val="20"/>
              </w:rPr>
            </w:pPr>
            <w:r>
              <w:rPr>
                <w:sz w:val="20"/>
                <w:szCs w:val="20"/>
              </w:rPr>
              <w:t>The expected cost of guarantee incurred due to maturity in month t.</w:t>
            </w:r>
          </w:p>
        </w:tc>
        <w:tc>
          <w:tcPr>
            <w:tcW w:w="799" w:type="dxa"/>
            <w:vAlign w:val="center"/>
          </w:tcPr>
          <w:p w14:paraId="729202F5" w14:textId="5CDC7A3D"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59AA00A0" w14:textId="77777777" w:rsidTr="00F50C3B">
        <w:trPr>
          <w:cantSplit/>
        </w:trPr>
        <w:tc>
          <w:tcPr>
            <w:tcW w:w="663" w:type="dxa"/>
            <w:vAlign w:val="center"/>
          </w:tcPr>
          <w:p w14:paraId="1B661043"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S3.42</w:t>
            </w:r>
          </w:p>
        </w:tc>
        <w:tc>
          <w:tcPr>
            <w:tcW w:w="1791" w:type="dxa"/>
            <w:vAlign w:val="center"/>
          </w:tcPr>
          <w:p w14:paraId="358A9C94" w14:textId="77777777" w:rsidR="004B70E3" w:rsidRDefault="004B70E3" w:rsidP="004B70E3">
            <w:pPr>
              <w:jc w:val="left"/>
              <w:rPr>
                <w:sz w:val="20"/>
                <w:szCs w:val="20"/>
              </w:rPr>
            </w:pPr>
            <w:r>
              <w:rPr>
                <w:sz w:val="20"/>
                <w:szCs w:val="20"/>
              </w:rPr>
              <w:t>unit_res_bgn(t)</w:t>
            </w:r>
          </w:p>
        </w:tc>
        <w:tc>
          <w:tcPr>
            <w:tcW w:w="5763" w:type="dxa"/>
            <w:vAlign w:val="center"/>
          </w:tcPr>
          <w:p w14:paraId="21A5A31F" w14:textId="5D963040" w:rsidR="004B70E3" w:rsidRDefault="000514A0" w:rsidP="004B70E3">
            <w:pPr>
              <w:jc w:val="left"/>
              <w:rPr>
                <w:sz w:val="20"/>
                <w:szCs w:val="20"/>
              </w:rPr>
            </w:pPr>
            <w:r>
              <w:rPr>
                <w:sz w:val="20"/>
                <w:szCs w:val="20"/>
              </w:rPr>
              <w:t xml:space="preserve">The expected unit reserve </w:t>
            </w:r>
            <w:r w:rsidR="00E35BBE">
              <w:rPr>
                <w:sz w:val="20"/>
                <w:szCs w:val="20"/>
              </w:rPr>
              <w:t>at the start of month t. It is calculated based on the account value after bonuses at the end of the previous month.</w:t>
            </w:r>
          </w:p>
        </w:tc>
        <w:tc>
          <w:tcPr>
            <w:tcW w:w="799" w:type="dxa"/>
            <w:vAlign w:val="center"/>
          </w:tcPr>
          <w:p w14:paraId="6A6FAF6E" w14:textId="0D35A053"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 (2)</w:t>
            </w:r>
          </w:p>
        </w:tc>
      </w:tr>
      <w:tr w:rsidR="004B70E3" w:rsidRPr="00F308AF" w14:paraId="33FD9910" w14:textId="77777777" w:rsidTr="00F50C3B">
        <w:trPr>
          <w:cantSplit/>
        </w:trPr>
        <w:tc>
          <w:tcPr>
            <w:tcW w:w="663" w:type="dxa"/>
            <w:vAlign w:val="center"/>
          </w:tcPr>
          <w:p w14:paraId="69E6E904"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S3.43</w:t>
            </w:r>
          </w:p>
        </w:tc>
        <w:tc>
          <w:tcPr>
            <w:tcW w:w="1791" w:type="dxa"/>
            <w:vAlign w:val="center"/>
          </w:tcPr>
          <w:p w14:paraId="5A86380F" w14:textId="77777777" w:rsidR="004B70E3" w:rsidRDefault="004B70E3" w:rsidP="004B70E3">
            <w:pPr>
              <w:jc w:val="left"/>
              <w:rPr>
                <w:sz w:val="20"/>
                <w:szCs w:val="20"/>
              </w:rPr>
            </w:pPr>
            <w:r>
              <w:rPr>
                <w:sz w:val="20"/>
                <w:szCs w:val="20"/>
              </w:rPr>
              <w:t>unit_res_end(t)</w:t>
            </w:r>
          </w:p>
        </w:tc>
        <w:tc>
          <w:tcPr>
            <w:tcW w:w="5763" w:type="dxa"/>
            <w:vAlign w:val="center"/>
          </w:tcPr>
          <w:p w14:paraId="58FF5B75" w14:textId="77777777" w:rsidR="004B70E3" w:rsidRDefault="00E35BBE" w:rsidP="00E35BBE">
            <w:pPr>
              <w:jc w:val="left"/>
              <w:rPr>
                <w:sz w:val="20"/>
                <w:szCs w:val="20"/>
              </w:rPr>
            </w:pPr>
            <w:r w:rsidRPr="00E35BBE">
              <w:rPr>
                <w:sz w:val="20"/>
                <w:szCs w:val="20"/>
              </w:rPr>
              <w:t xml:space="preserve">The expected unit reserve at the </w:t>
            </w:r>
            <w:r>
              <w:rPr>
                <w:sz w:val="20"/>
                <w:szCs w:val="20"/>
              </w:rPr>
              <w:t>end</w:t>
            </w:r>
            <w:r w:rsidRPr="00E35BBE">
              <w:rPr>
                <w:sz w:val="20"/>
                <w:szCs w:val="20"/>
              </w:rPr>
              <w:t xml:space="preserve"> of month t. It is calculated based on the account value after bonuses at the end of th</w:t>
            </w:r>
            <w:r>
              <w:rPr>
                <w:sz w:val="20"/>
                <w:szCs w:val="20"/>
              </w:rPr>
              <w:t>at</w:t>
            </w:r>
            <w:r w:rsidRPr="00E35BBE">
              <w:rPr>
                <w:sz w:val="20"/>
                <w:szCs w:val="20"/>
              </w:rPr>
              <w:t xml:space="preserve"> month.</w:t>
            </w:r>
          </w:p>
          <w:p w14:paraId="2CD90562" w14:textId="30921C4F" w:rsidR="00946668" w:rsidRPr="00E35BBE" w:rsidRDefault="00946668" w:rsidP="00E35BBE">
            <w:pPr>
              <w:jc w:val="left"/>
              <w:rPr>
                <w:sz w:val="20"/>
                <w:szCs w:val="20"/>
              </w:rPr>
            </w:pPr>
            <w:r>
              <w:rPr>
                <w:sz w:val="20"/>
                <w:szCs w:val="20"/>
              </w:rPr>
              <w:t>At the last policy month, the reserve will be fully released.</w:t>
            </w:r>
          </w:p>
        </w:tc>
        <w:tc>
          <w:tcPr>
            <w:tcW w:w="799" w:type="dxa"/>
            <w:vAlign w:val="center"/>
          </w:tcPr>
          <w:p w14:paraId="1CB056C6" w14:textId="7C3F1A18"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 (2)</w:t>
            </w:r>
          </w:p>
        </w:tc>
      </w:tr>
      <w:tr w:rsidR="004B70E3" w:rsidRPr="00F308AF" w14:paraId="3C43E5B6" w14:textId="77777777" w:rsidTr="00F50C3B">
        <w:trPr>
          <w:cantSplit/>
        </w:trPr>
        <w:tc>
          <w:tcPr>
            <w:tcW w:w="663" w:type="dxa"/>
            <w:vAlign w:val="center"/>
          </w:tcPr>
          <w:p w14:paraId="22E5B7F5"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S3.44</w:t>
            </w:r>
          </w:p>
        </w:tc>
        <w:tc>
          <w:tcPr>
            <w:tcW w:w="1791" w:type="dxa"/>
            <w:vAlign w:val="center"/>
          </w:tcPr>
          <w:p w14:paraId="61CEEDDF" w14:textId="77777777" w:rsidR="004B70E3" w:rsidRDefault="004B70E3" w:rsidP="004B70E3">
            <w:pPr>
              <w:jc w:val="left"/>
              <w:rPr>
                <w:sz w:val="20"/>
                <w:szCs w:val="20"/>
              </w:rPr>
            </w:pPr>
            <w:r>
              <w:rPr>
                <w:sz w:val="20"/>
                <w:szCs w:val="20"/>
              </w:rPr>
              <w:t>unit_inc(t)</w:t>
            </w:r>
          </w:p>
        </w:tc>
        <w:tc>
          <w:tcPr>
            <w:tcW w:w="5763" w:type="dxa"/>
            <w:vAlign w:val="center"/>
          </w:tcPr>
          <w:p w14:paraId="5A8862DF" w14:textId="0404339D" w:rsidR="004B70E3" w:rsidRDefault="00562EBD" w:rsidP="004B70E3">
            <w:pPr>
              <w:jc w:val="left"/>
              <w:rPr>
                <w:sz w:val="20"/>
                <w:szCs w:val="20"/>
              </w:rPr>
            </w:pPr>
            <w:r>
              <w:rPr>
                <w:sz w:val="20"/>
                <w:szCs w:val="20"/>
              </w:rPr>
              <w:t>The</w:t>
            </w:r>
            <w:r w:rsidR="00FC72C4">
              <w:rPr>
                <w:sz w:val="20"/>
                <w:szCs w:val="20"/>
              </w:rPr>
              <w:t xml:space="preserve"> expected</w:t>
            </w:r>
            <w:r>
              <w:rPr>
                <w:sz w:val="20"/>
                <w:szCs w:val="20"/>
              </w:rPr>
              <w:t xml:space="preserve"> total investment income </w:t>
            </w:r>
            <w:r w:rsidR="00FC72C4">
              <w:rPr>
                <w:sz w:val="20"/>
                <w:szCs w:val="20"/>
              </w:rPr>
              <w:t>earned on the ULP fund in month t.</w:t>
            </w:r>
          </w:p>
        </w:tc>
        <w:tc>
          <w:tcPr>
            <w:tcW w:w="799" w:type="dxa"/>
            <w:vAlign w:val="center"/>
          </w:tcPr>
          <w:p w14:paraId="3D45DD34" w14:textId="5C219564" w:rsidR="004B70E3" w:rsidRPr="00F308AF" w:rsidRDefault="004B70E3" w:rsidP="004B70E3">
            <w:pPr>
              <w:jc w:val="left"/>
              <w:rPr>
                <w:rFonts w:ascii="Calibri" w:hAnsi="Calibri" w:cs="Calibri"/>
                <w:color w:val="000000"/>
                <w:sz w:val="20"/>
                <w:szCs w:val="20"/>
              </w:rPr>
            </w:pPr>
          </w:p>
        </w:tc>
      </w:tr>
      <w:tr w:rsidR="004B70E3" w:rsidRPr="00F308AF" w14:paraId="43932B20" w14:textId="77777777" w:rsidTr="00F50C3B">
        <w:trPr>
          <w:cantSplit/>
        </w:trPr>
        <w:tc>
          <w:tcPr>
            <w:tcW w:w="663" w:type="dxa"/>
            <w:vAlign w:val="center"/>
          </w:tcPr>
          <w:p w14:paraId="13D05E72"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S3.45</w:t>
            </w:r>
          </w:p>
        </w:tc>
        <w:tc>
          <w:tcPr>
            <w:tcW w:w="1791" w:type="dxa"/>
            <w:vAlign w:val="center"/>
          </w:tcPr>
          <w:p w14:paraId="3BC40166" w14:textId="77777777" w:rsidR="004B70E3" w:rsidRDefault="004B70E3" w:rsidP="004B70E3">
            <w:pPr>
              <w:jc w:val="left"/>
              <w:rPr>
                <w:sz w:val="20"/>
                <w:szCs w:val="20"/>
              </w:rPr>
            </w:pPr>
            <w:r>
              <w:rPr>
                <w:sz w:val="20"/>
                <w:szCs w:val="20"/>
              </w:rPr>
              <w:t>non_unit_inc(t)</w:t>
            </w:r>
          </w:p>
        </w:tc>
        <w:tc>
          <w:tcPr>
            <w:tcW w:w="5763" w:type="dxa"/>
            <w:vAlign w:val="center"/>
          </w:tcPr>
          <w:p w14:paraId="5417DEFB" w14:textId="062B71D8" w:rsidR="004B70E3" w:rsidRDefault="00FC72C4" w:rsidP="004B70E3">
            <w:pPr>
              <w:jc w:val="left"/>
              <w:rPr>
                <w:sz w:val="20"/>
                <w:szCs w:val="20"/>
              </w:rPr>
            </w:pPr>
            <w:r>
              <w:rPr>
                <w:sz w:val="20"/>
                <w:szCs w:val="20"/>
              </w:rPr>
              <w:t>The expected total investment income earned on the SH cashflows in month t.</w:t>
            </w:r>
            <w:r w:rsidR="00B8717A">
              <w:rPr>
                <w:sz w:val="20"/>
                <w:szCs w:val="20"/>
              </w:rPr>
              <w:t xml:space="preserve"> </w:t>
            </w:r>
            <w:r w:rsidR="00C37450">
              <w:rPr>
                <w:sz w:val="20"/>
                <w:szCs w:val="20"/>
              </w:rPr>
              <w:t>This can be negative.</w:t>
            </w:r>
          </w:p>
        </w:tc>
        <w:tc>
          <w:tcPr>
            <w:tcW w:w="799" w:type="dxa"/>
            <w:vAlign w:val="center"/>
          </w:tcPr>
          <w:p w14:paraId="32D2299D" w14:textId="2D570E7C" w:rsidR="004B70E3" w:rsidRPr="00F308AF" w:rsidRDefault="00FC72C4" w:rsidP="004B70E3">
            <w:pPr>
              <w:jc w:val="left"/>
              <w:rPr>
                <w:rFonts w:ascii="Calibri" w:hAnsi="Calibri" w:cs="Calibri"/>
                <w:color w:val="000000"/>
                <w:sz w:val="20"/>
                <w:szCs w:val="20"/>
              </w:rPr>
            </w:pPr>
            <w:r>
              <w:rPr>
                <w:rFonts w:ascii="Calibri" w:hAnsi="Calibri" w:cs="Calibri"/>
                <w:color w:val="000000"/>
                <w:sz w:val="20"/>
                <w:szCs w:val="20"/>
              </w:rPr>
              <w:t>(3)</w:t>
            </w:r>
          </w:p>
        </w:tc>
      </w:tr>
      <w:tr w:rsidR="00C45AD4" w:rsidRPr="00F308AF" w14:paraId="7BA8D7C7" w14:textId="77777777" w:rsidTr="00F50C3B">
        <w:trPr>
          <w:cantSplit/>
        </w:trPr>
        <w:tc>
          <w:tcPr>
            <w:tcW w:w="663" w:type="dxa"/>
            <w:vAlign w:val="center"/>
          </w:tcPr>
          <w:p w14:paraId="7FEA4236"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S3.46</w:t>
            </w:r>
          </w:p>
        </w:tc>
        <w:tc>
          <w:tcPr>
            <w:tcW w:w="1791" w:type="dxa"/>
            <w:vAlign w:val="center"/>
          </w:tcPr>
          <w:p w14:paraId="58FB1EC8" w14:textId="77777777" w:rsidR="00C45AD4" w:rsidRDefault="00C45AD4" w:rsidP="00C45AD4">
            <w:pPr>
              <w:jc w:val="left"/>
              <w:rPr>
                <w:sz w:val="20"/>
                <w:szCs w:val="20"/>
              </w:rPr>
            </w:pPr>
            <w:r>
              <w:rPr>
                <w:sz w:val="20"/>
                <w:szCs w:val="20"/>
              </w:rPr>
              <w:t>m_sh_fer(t)</w:t>
            </w:r>
          </w:p>
        </w:tc>
        <w:tc>
          <w:tcPr>
            <w:tcW w:w="5763" w:type="dxa"/>
            <w:vAlign w:val="center"/>
          </w:tcPr>
          <w:p w14:paraId="34D8C097" w14:textId="06ECBD65" w:rsidR="00C45AD4" w:rsidRPr="004277B5" w:rsidRDefault="00C45AD4" w:rsidP="00C45AD4">
            <w:pPr>
              <w:jc w:val="left"/>
              <w:rPr>
                <w:rFonts w:cstheme="minorHAnsi"/>
                <w:sz w:val="20"/>
              </w:rPr>
            </w:pPr>
            <w:r>
              <w:rPr>
                <w:rFonts w:cstheme="minorHAnsi"/>
                <w:sz w:val="20"/>
              </w:rPr>
              <w:t>The monthly SH fund earned rate in month t</w:t>
            </w:r>
          </w:p>
        </w:tc>
        <w:tc>
          <w:tcPr>
            <w:tcW w:w="799" w:type="dxa"/>
            <w:vAlign w:val="center"/>
          </w:tcPr>
          <w:p w14:paraId="7A6123D7" w14:textId="3F82F4AF" w:rsidR="00C45AD4" w:rsidRPr="00F308AF" w:rsidRDefault="00C45AD4" w:rsidP="00C45AD4">
            <w:pPr>
              <w:jc w:val="left"/>
              <w:rPr>
                <w:rFonts w:ascii="Calibri" w:hAnsi="Calibri" w:cs="Calibri"/>
                <w:color w:val="000000"/>
                <w:sz w:val="20"/>
                <w:szCs w:val="20"/>
              </w:rPr>
            </w:pPr>
          </w:p>
        </w:tc>
      </w:tr>
      <w:tr w:rsidR="00C45AD4" w:rsidRPr="00F308AF" w14:paraId="5BB09C17" w14:textId="77777777" w:rsidTr="00F50C3B">
        <w:trPr>
          <w:cantSplit/>
        </w:trPr>
        <w:tc>
          <w:tcPr>
            <w:tcW w:w="663" w:type="dxa"/>
            <w:vAlign w:val="center"/>
          </w:tcPr>
          <w:p w14:paraId="176AE40F"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S3.47</w:t>
            </w:r>
          </w:p>
        </w:tc>
        <w:tc>
          <w:tcPr>
            <w:tcW w:w="1791" w:type="dxa"/>
            <w:vAlign w:val="center"/>
          </w:tcPr>
          <w:p w14:paraId="7ABBC32D" w14:textId="77777777" w:rsidR="00C45AD4" w:rsidRDefault="00C45AD4" w:rsidP="00C45AD4">
            <w:pPr>
              <w:jc w:val="left"/>
              <w:rPr>
                <w:sz w:val="20"/>
                <w:szCs w:val="20"/>
              </w:rPr>
            </w:pPr>
            <w:r>
              <w:rPr>
                <w:rFonts w:cstheme="minorHAnsi"/>
                <w:sz w:val="20"/>
              </w:rPr>
              <w:t>ann_sh_fer(t)</w:t>
            </w:r>
          </w:p>
        </w:tc>
        <w:tc>
          <w:tcPr>
            <w:tcW w:w="5763" w:type="dxa"/>
            <w:vAlign w:val="center"/>
          </w:tcPr>
          <w:p w14:paraId="103B8A3D" w14:textId="6920FD7D" w:rsidR="00C45AD4" w:rsidRDefault="00C45AD4" w:rsidP="00C45AD4">
            <w:pPr>
              <w:jc w:val="left"/>
              <w:rPr>
                <w:rFonts w:cstheme="minorHAnsi"/>
                <w:sz w:val="20"/>
              </w:rPr>
            </w:pPr>
            <w:r>
              <w:rPr>
                <w:rFonts w:cstheme="minorHAnsi"/>
                <w:sz w:val="20"/>
              </w:rPr>
              <w:t xml:space="preserve">The annual SH fund earned rate in month t. Note that this should be provided as a %. For example, for the assumed annual fund earned rate of </w:t>
            </w:r>
            <w:r w:rsidR="00C749A2">
              <w:rPr>
                <w:rFonts w:cstheme="minorHAnsi"/>
                <w:sz w:val="20"/>
              </w:rPr>
              <w:t>3.5</w:t>
            </w:r>
            <w:r>
              <w:rPr>
                <w:rFonts w:cstheme="minorHAnsi"/>
                <w:sz w:val="20"/>
              </w:rPr>
              <w:t>%, ann_</w:t>
            </w:r>
            <w:r w:rsidR="00C749A2">
              <w:rPr>
                <w:rFonts w:cstheme="minorHAnsi"/>
                <w:sz w:val="20"/>
              </w:rPr>
              <w:t>sh</w:t>
            </w:r>
            <w:r>
              <w:rPr>
                <w:rFonts w:cstheme="minorHAnsi"/>
                <w:sz w:val="20"/>
              </w:rPr>
              <w:t xml:space="preserve">_fer = </w:t>
            </w:r>
            <w:r w:rsidR="00C749A2">
              <w:rPr>
                <w:rFonts w:cstheme="minorHAnsi"/>
                <w:sz w:val="20"/>
              </w:rPr>
              <w:t>3.5</w:t>
            </w:r>
            <w:r>
              <w:rPr>
                <w:rFonts w:cstheme="minorHAnsi"/>
                <w:sz w:val="20"/>
              </w:rPr>
              <w:t>.</w:t>
            </w:r>
          </w:p>
        </w:tc>
        <w:tc>
          <w:tcPr>
            <w:tcW w:w="799" w:type="dxa"/>
            <w:vAlign w:val="center"/>
          </w:tcPr>
          <w:p w14:paraId="5733076C" w14:textId="5DABA874" w:rsidR="00C45AD4" w:rsidRPr="00F308AF" w:rsidRDefault="00C45AD4" w:rsidP="00C45AD4">
            <w:pPr>
              <w:jc w:val="left"/>
              <w:rPr>
                <w:rFonts w:ascii="Calibri" w:hAnsi="Calibri" w:cs="Calibri"/>
                <w:color w:val="000000"/>
                <w:sz w:val="20"/>
                <w:szCs w:val="20"/>
              </w:rPr>
            </w:pPr>
          </w:p>
        </w:tc>
      </w:tr>
      <w:tr w:rsidR="00C45AD4" w:rsidRPr="00F308AF" w14:paraId="273AF596" w14:textId="77777777" w:rsidTr="00F50C3B">
        <w:trPr>
          <w:cantSplit/>
        </w:trPr>
        <w:tc>
          <w:tcPr>
            <w:tcW w:w="663" w:type="dxa"/>
            <w:vAlign w:val="center"/>
          </w:tcPr>
          <w:p w14:paraId="216100BD"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S3.48</w:t>
            </w:r>
          </w:p>
        </w:tc>
        <w:tc>
          <w:tcPr>
            <w:tcW w:w="1791" w:type="dxa"/>
            <w:vAlign w:val="center"/>
          </w:tcPr>
          <w:p w14:paraId="21661918" w14:textId="77777777" w:rsidR="00C45AD4" w:rsidRDefault="00C45AD4" w:rsidP="00C45AD4">
            <w:pPr>
              <w:jc w:val="left"/>
              <w:rPr>
                <w:rFonts w:cstheme="minorHAnsi"/>
                <w:sz w:val="20"/>
              </w:rPr>
            </w:pPr>
            <w:r>
              <w:rPr>
                <w:rFonts w:cstheme="minorHAnsi"/>
                <w:sz w:val="20"/>
              </w:rPr>
              <w:t>sh_fer_sen</w:t>
            </w:r>
          </w:p>
        </w:tc>
        <w:tc>
          <w:tcPr>
            <w:tcW w:w="5763" w:type="dxa"/>
            <w:vAlign w:val="center"/>
          </w:tcPr>
          <w:p w14:paraId="64DD7DAA" w14:textId="0D3DC0B0" w:rsidR="00C45AD4" w:rsidRDefault="00C45AD4" w:rsidP="00C45AD4">
            <w:pPr>
              <w:jc w:val="left"/>
              <w:rPr>
                <w:rFonts w:cstheme="minorHAnsi"/>
                <w:sz w:val="20"/>
              </w:rPr>
            </w:pPr>
            <w:r>
              <w:rPr>
                <w:rFonts w:cstheme="minorHAnsi"/>
                <w:sz w:val="20"/>
              </w:rPr>
              <w:t xml:space="preserve">The sensitivity factor applied to the </w:t>
            </w:r>
            <w:r w:rsidR="00C749A2">
              <w:rPr>
                <w:rFonts w:cstheme="minorHAnsi"/>
                <w:sz w:val="20"/>
              </w:rPr>
              <w:t>SH</w:t>
            </w:r>
            <w:r>
              <w:rPr>
                <w:rFonts w:cstheme="minorHAnsi"/>
                <w:sz w:val="20"/>
              </w:rPr>
              <w:t xml:space="preserve"> fund earned rate. It should have the same unit as the ann_</w:t>
            </w:r>
            <w:r w:rsidR="00C749A2">
              <w:rPr>
                <w:rFonts w:cstheme="minorHAnsi"/>
                <w:sz w:val="20"/>
              </w:rPr>
              <w:t>sh</w:t>
            </w:r>
            <w:r>
              <w:rPr>
                <w:rFonts w:cstheme="minorHAnsi"/>
                <w:sz w:val="20"/>
              </w:rPr>
              <w:t>_fer and it should be 0 for the base scenario.</w:t>
            </w:r>
          </w:p>
        </w:tc>
        <w:tc>
          <w:tcPr>
            <w:tcW w:w="799" w:type="dxa"/>
            <w:vAlign w:val="center"/>
          </w:tcPr>
          <w:p w14:paraId="202ADBB2" w14:textId="130EEB38" w:rsidR="00C45AD4" w:rsidRPr="00F308AF" w:rsidRDefault="00C45AD4" w:rsidP="00C45AD4">
            <w:pPr>
              <w:jc w:val="left"/>
              <w:rPr>
                <w:rFonts w:ascii="Calibri" w:hAnsi="Calibri" w:cs="Calibri"/>
                <w:color w:val="000000"/>
                <w:sz w:val="20"/>
                <w:szCs w:val="20"/>
              </w:rPr>
            </w:pPr>
          </w:p>
        </w:tc>
      </w:tr>
      <w:tr w:rsidR="004B70E3" w:rsidRPr="00F308AF" w14:paraId="029D9C8E" w14:textId="77777777" w:rsidTr="00F50C3B">
        <w:trPr>
          <w:cantSplit/>
        </w:trPr>
        <w:tc>
          <w:tcPr>
            <w:tcW w:w="663" w:type="dxa"/>
            <w:vAlign w:val="center"/>
          </w:tcPr>
          <w:p w14:paraId="1BEC3EA1"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S3.49</w:t>
            </w:r>
          </w:p>
        </w:tc>
        <w:tc>
          <w:tcPr>
            <w:tcW w:w="1791" w:type="dxa"/>
            <w:vAlign w:val="center"/>
          </w:tcPr>
          <w:p w14:paraId="512B76BC" w14:textId="5B4C9145" w:rsidR="004B70E3" w:rsidRDefault="00FF04B8" w:rsidP="004B70E3">
            <w:pPr>
              <w:jc w:val="left"/>
              <w:rPr>
                <w:rFonts w:cstheme="minorHAnsi"/>
                <w:sz w:val="20"/>
              </w:rPr>
            </w:pPr>
            <w:r>
              <w:rPr>
                <w:rFonts w:cstheme="minorHAnsi"/>
                <w:sz w:val="20"/>
              </w:rPr>
              <w:t>cf_before_zv</w:t>
            </w:r>
            <w:r w:rsidR="004B70E3">
              <w:rPr>
                <w:rFonts w:cstheme="minorHAnsi"/>
                <w:sz w:val="20"/>
              </w:rPr>
              <w:t>(t)</w:t>
            </w:r>
          </w:p>
        </w:tc>
        <w:tc>
          <w:tcPr>
            <w:tcW w:w="5763" w:type="dxa"/>
            <w:vAlign w:val="center"/>
          </w:tcPr>
          <w:p w14:paraId="6836E963" w14:textId="31D3CEAE" w:rsidR="004B70E3" w:rsidRDefault="00B41FA4" w:rsidP="004B70E3">
            <w:pPr>
              <w:jc w:val="left"/>
              <w:rPr>
                <w:sz w:val="20"/>
                <w:szCs w:val="20"/>
              </w:rPr>
            </w:pPr>
            <w:r>
              <w:rPr>
                <w:sz w:val="20"/>
                <w:szCs w:val="20"/>
              </w:rPr>
              <w:t>The expected cashflow</w:t>
            </w:r>
            <w:r w:rsidR="00900B2E">
              <w:rPr>
                <w:sz w:val="20"/>
                <w:szCs w:val="20"/>
              </w:rPr>
              <w:t xml:space="preserve"> before considering zeroising reserves</w:t>
            </w:r>
            <w:r>
              <w:rPr>
                <w:sz w:val="20"/>
                <w:szCs w:val="20"/>
              </w:rPr>
              <w:t xml:space="preserve"> at the end of month t.</w:t>
            </w:r>
          </w:p>
          <w:p w14:paraId="298E300C" w14:textId="38662455" w:rsidR="00B41FA4" w:rsidRPr="00ED6B9B" w:rsidRDefault="00B41FA4" w:rsidP="004B70E3">
            <w:pPr>
              <w:jc w:val="left"/>
              <w:rPr>
                <w:sz w:val="20"/>
                <w:szCs w:val="20"/>
              </w:rPr>
            </w:pPr>
            <w:r>
              <w:rPr>
                <w:sz w:val="20"/>
                <w:szCs w:val="20"/>
              </w:rPr>
              <w:t>This is the</w:t>
            </w:r>
            <w:r w:rsidR="00FF0B78">
              <w:rPr>
                <w:sz w:val="20"/>
                <w:szCs w:val="20"/>
              </w:rPr>
              <w:t xml:space="preserve"> vector of</w:t>
            </w:r>
            <w:r>
              <w:rPr>
                <w:sz w:val="20"/>
                <w:szCs w:val="20"/>
              </w:rPr>
              <w:t xml:space="preserve"> cashflow</w:t>
            </w:r>
            <w:r w:rsidR="00FF0B78">
              <w:rPr>
                <w:sz w:val="20"/>
                <w:szCs w:val="20"/>
              </w:rPr>
              <w:t>s</w:t>
            </w:r>
            <w:r w:rsidR="00900B2E">
              <w:rPr>
                <w:sz w:val="20"/>
                <w:szCs w:val="20"/>
              </w:rPr>
              <w:t xml:space="preserve"> that can be</w:t>
            </w:r>
            <w:r>
              <w:rPr>
                <w:sz w:val="20"/>
                <w:szCs w:val="20"/>
              </w:rPr>
              <w:t xml:space="preserve"> used to compute the zeroising reserves.</w:t>
            </w:r>
          </w:p>
        </w:tc>
        <w:tc>
          <w:tcPr>
            <w:tcW w:w="799" w:type="dxa"/>
            <w:vAlign w:val="center"/>
          </w:tcPr>
          <w:p w14:paraId="4ED5FED2" w14:textId="61A63145" w:rsidR="004B70E3" w:rsidRPr="00F308AF" w:rsidRDefault="004B70E3" w:rsidP="004B70E3">
            <w:pPr>
              <w:jc w:val="left"/>
              <w:rPr>
                <w:rFonts w:ascii="Calibri" w:hAnsi="Calibri" w:cs="Calibri"/>
                <w:color w:val="000000"/>
                <w:sz w:val="20"/>
                <w:szCs w:val="20"/>
              </w:rPr>
            </w:pPr>
          </w:p>
        </w:tc>
      </w:tr>
      <w:tr w:rsidR="004B70E3" w:rsidRPr="00F308AF" w14:paraId="5B2F8469" w14:textId="77777777" w:rsidTr="00F50C3B">
        <w:trPr>
          <w:cantSplit/>
        </w:trPr>
        <w:tc>
          <w:tcPr>
            <w:tcW w:w="663" w:type="dxa"/>
            <w:vAlign w:val="center"/>
          </w:tcPr>
          <w:p w14:paraId="738B9407"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S3.50</w:t>
            </w:r>
          </w:p>
        </w:tc>
        <w:tc>
          <w:tcPr>
            <w:tcW w:w="1791" w:type="dxa"/>
            <w:vAlign w:val="center"/>
          </w:tcPr>
          <w:p w14:paraId="4CBAC356" w14:textId="77777777" w:rsidR="004B70E3" w:rsidRDefault="004B70E3" w:rsidP="004B70E3">
            <w:pPr>
              <w:jc w:val="left"/>
              <w:rPr>
                <w:rFonts w:cstheme="minorHAnsi"/>
                <w:sz w:val="20"/>
              </w:rPr>
            </w:pPr>
            <w:r>
              <w:rPr>
                <w:rFonts w:cstheme="minorHAnsi"/>
                <w:sz w:val="20"/>
              </w:rPr>
              <w:t>zeroising_res_if(t)</w:t>
            </w:r>
          </w:p>
        </w:tc>
        <w:tc>
          <w:tcPr>
            <w:tcW w:w="5763" w:type="dxa"/>
            <w:vAlign w:val="center"/>
          </w:tcPr>
          <w:p w14:paraId="7398286A" w14:textId="77777777" w:rsidR="004B70E3" w:rsidRDefault="00946668" w:rsidP="00946668">
            <w:pPr>
              <w:jc w:val="left"/>
              <w:rPr>
                <w:rFonts w:cstheme="minorHAnsi"/>
                <w:sz w:val="20"/>
              </w:rPr>
            </w:pPr>
            <w:r>
              <w:rPr>
                <w:rFonts w:cstheme="minorHAnsi"/>
                <w:sz w:val="20"/>
              </w:rPr>
              <w:t>The expected zeroising reserve at the end of month t.</w:t>
            </w:r>
          </w:p>
          <w:p w14:paraId="526FCF3A" w14:textId="4B0566F0" w:rsidR="00946668" w:rsidRPr="00946668" w:rsidRDefault="00281246" w:rsidP="00946668">
            <w:pPr>
              <w:jc w:val="left"/>
              <w:rPr>
                <w:rFonts w:cstheme="minorHAnsi"/>
                <w:sz w:val="20"/>
              </w:rPr>
            </w:pPr>
            <w:r w:rsidRPr="00281246">
              <w:rPr>
                <w:sz w:val="20"/>
                <w:szCs w:val="20"/>
              </w:rPr>
              <w:t>The zeroising reserve is forced to zero at t = pol_term × 12 and at any t where is_inforce_end(t) = 0, ensuring reserves are fully released when the policy terminates or matures.</w:t>
            </w:r>
          </w:p>
        </w:tc>
        <w:tc>
          <w:tcPr>
            <w:tcW w:w="799" w:type="dxa"/>
            <w:vAlign w:val="center"/>
          </w:tcPr>
          <w:p w14:paraId="266DBE70" w14:textId="35594F10" w:rsidR="004B70E3" w:rsidRPr="00F308AF" w:rsidRDefault="006664A9" w:rsidP="004B70E3">
            <w:pPr>
              <w:jc w:val="left"/>
              <w:rPr>
                <w:rFonts w:ascii="Calibri" w:hAnsi="Calibri" w:cs="Calibri"/>
                <w:color w:val="000000"/>
                <w:sz w:val="20"/>
                <w:szCs w:val="20"/>
              </w:rPr>
            </w:pPr>
            <w:r>
              <w:rPr>
                <w:rFonts w:ascii="Calibri" w:hAnsi="Calibri" w:cs="Calibri"/>
                <w:color w:val="000000"/>
                <w:sz w:val="20"/>
                <w:szCs w:val="20"/>
              </w:rPr>
              <w:t>(4)</w:t>
            </w:r>
            <w:r w:rsidR="00E45FF8">
              <w:rPr>
                <w:rFonts w:ascii="Calibri" w:hAnsi="Calibri" w:cs="Calibri"/>
                <w:color w:val="000000"/>
                <w:sz w:val="20"/>
                <w:szCs w:val="20"/>
              </w:rPr>
              <w:t xml:space="preserve"> (5)</w:t>
            </w:r>
          </w:p>
        </w:tc>
      </w:tr>
      <w:tr w:rsidR="00327E73" w:rsidRPr="00F308AF" w14:paraId="4A762515" w14:textId="77777777" w:rsidTr="00F50C3B">
        <w:trPr>
          <w:cantSplit/>
        </w:trPr>
        <w:tc>
          <w:tcPr>
            <w:tcW w:w="663" w:type="dxa"/>
            <w:vAlign w:val="center"/>
          </w:tcPr>
          <w:p w14:paraId="48F7930D"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S3.51</w:t>
            </w:r>
          </w:p>
        </w:tc>
        <w:tc>
          <w:tcPr>
            <w:tcW w:w="1791" w:type="dxa"/>
            <w:vAlign w:val="center"/>
          </w:tcPr>
          <w:p w14:paraId="5CD12A92" w14:textId="77777777" w:rsidR="00327E73" w:rsidRDefault="00327E73" w:rsidP="00327E73">
            <w:pPr>
              <w:jc w:val="left"/>
              <w:rPr>
                <w:rFonts w:cstheme="minorHAnsi"/>
                <w:sz w:val="20"/>
              </w:rPr>
            </w:pPr>
            <w:r>
              <w:rPr>
                <w:rFonts w:cstheme="minorHAnsi"/>
                <w:sz w:val="20"/>
              </w:rPr>
              <w:t>m_vir(t)</w:t>
            </w:r>
          </w:p>
        </w:tc>
        <w:tc>
          <w:tcPr>
            <w:tcW w:w="5763" w:type="dxa"/>
            <w:vAlign w:val="center"/>
          </w:tcPr>
          <w:p w14:paraId="5F5AFC80" w14:textId="08E3435E" w:rsidR="00327E73" w:rsidRDefault="00327E73" w:rsidP="00327E73">
            <w:pPr>
              <w:jc w:val="left"/>
              <w:rPr>
                <w:rFonts w:cstheme="minorHAnsi"/>
                <w:sz w:val="20"/>
              </w:rPr>
            </w:pPr>
            <w:r>
              <w:rPr>
                <w:rFonts w:cstheme="minorHAnsi"/>
                <w:sz w:val="20"/>
              </w:rPr>
              <w:t>The monthly valuation interest rate in month t</w:t>
            </w:r>
          </w:p>
        </w:tc>
        <w:tc>
          <w:tcPr>
            <w:tcW w:w="799" w:type="dxa"/>
            <w:vAlign w:val="center"/>
          </w:tcPr>
          <w:p w14:paraId="4095B60F" w14:textId="0CC59405" w:rsidR="00327E73" w:rsidRPr="00F308AF" w:rsidRDefault="00327E73" w:rsidP="00327E73">
            <w:pPr>
              <w:jc w:val="left"/>
              <w:rPr>
                <w:rFonts w:ascii="Calibri" w:hAnsi="Calibri" w:cs="Calibri"/>
                <w:color w:val="000000"/>
                <w:sz w:val="20"/>
                <w:szCs w:val="20"/>
              </w:rPr>
            </w:pPr>
          </w:p>
        </w:tc>
      </w:tr>
      <w:tr w:rsidR="00327E73" w:rsidRPr="00F308AF" w14:paraId="42A1FA3F" w14:textId="77777777" w:rsidTr="00F50C3B">
        <w:trPr>
          <w:cantSplit/>
        </w:trPr>
        <w:tc>
          <w:tcPr>
            <w:tcW w:w="663" w:type="dxa"/>
            <w:vAlign w:val="center"/>
          </w:tcPr>
          <w:p w14:paraId="317962FB"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S3.52</w:t>
            </w:r>
          </w:p>
        </w:tc>
        <w:tc>
          <w:tcPr>
            <w:tcW w:w="1791" w:type="dxa"/>
            <w:vAlign w:val="center"/>
          </w:tcPr>
          <w:p w14:paraId="18D7148C" w14:textId="77777777" w:rsidR="00327E73" w:rsidRDefault="00327E73" w:rsidP="00327E73">
            <w:pPr>
              <w:jc w:val="left"/>
              <w:rPr>
                <w:rFonts w:cstheme="minorHAnsi"/>
                <w:sz w:val="20"/>
              </w:rPr>
            </w:pPr>
            <w:r>
              <w:rPr>
                <w:rFonts w:cstheme="minorHAnsi"/>
                <w:sz w:val="20"/>
              </w:rPr>
              <w:t>ann_vir(t)</w:t>
            </w:r>
          </w:p>
        </w:tc>
        <w:tc>
          <w:tcPr>
            <w:tcW w:w="5763" w:type="dxa"/>
            <w:vAlign w:val="center"/>
          </w:tcPr>
          <w:p w14:paraId="0E3BFEC7" w14:textId="7B91DAD9" w:rsidR="00327E73" w:rsidRDefault="00327E73" w:rsidP="00327E73">
            <w:pPr>
              <w:jc w:val="left"/>
              <w:rPr>
                <w:rFonts w:cstheme="minorHAnsi"/>
                <w:sz w:val="20"/>
              </w:rPr>
            </w:pPr>
            <w:r>
              <w:rPr>
                <w:rFonts w:cstheme="minorHAnsi"/>
                <w:sz w:val="20"/>
              </w:rPr>
              <w:t xml:space="preserve">The annual valuation interest rate in month t. Note that this should be provided as a %. For example, for the assumed annual </w:t>
            </w:r>
            <w:r w:rsidR="0022503A">
              <w:rPr>
                <w:rFonts w:cstheme="minorHAnsi"/>
                <w:sz w:val="20"/>
              </w:rPr>
              <w:t>VIR</w:t>
            </w:r>
            <w:r>
              <w:rPr>
                <w:rFonts w:cstheme="minorHAnsi"/>
                <w:sz w:val="20"/>
              </w:rPr>
              <w:t xml:space="preserve"> of </w:t>
            </w:r>
            <w:r w:rsidR="00FE58A6">
              <w:rPr>
                <w:rFonts w:cstheme="minorHAnsi"/>
                <w:sz w:val="20"/>
              </w:rPr>
              <w:t>2</w:t>
            </w:r>
            <w:r>
              <w:rPr>
                <w:rFonts w:cstheme="minorHAnsi"/>
                <w:sz w:val="20"/>
              </w:rPr>
              <w:t>%, ann_</w:t>
            </w:r>
            <w:r w:rsidR="00FE58A6">
              <w:rPr>
                <w:rFonts w:cstheme="minorHAnsi"/>
                <w:sz w:val="20"/>
              </w:rPr>
              <w:t>vir</w:t>
            </w:r>
            <w:r>
              <w:rPr>
                <w:rFonts w:cstheme="minorHAnsi"/>
                <w:sz w:val="20"/>
              </w:rPr>
              <w:t xml:space="preserve"> = </w:t>
            </w:r>
            <w:r w:rsidR="00FE58A6">
              <w:rPr>
                <w:rFonts w:cstheme="minorHAnsi"/>
                <w:sz w:val="20"/>
              </w:rPr>
              <w:t>2</w:t>
            </w:r>
            <w:r>
              <w:rPr>
                <w:rFonts w:cstheme="minorHAnsi"/>
                <w:sz w:val="20"/>
              </w:rPr>
              <w:t>.</w:t>
            </w:r>
          </w:p>
        </w:tc>
        <w:tc>
          <w:tcPr>
            <w:tcW w:w="799" w:type="dxa"/>
            <w:vAlign w:val="center"/>
          </w:tcPr>
          <w:p w14:paraId="2EA9C973" w14:textId="4074BE47" w:rsidR="00327E73" w:rsidRPr="00F308AF" w:rsidRDefault="00327E73" w:rsidP="00327E73">
            <w:pPr>
              <w:jc w:val="left"/>
              <w:rPr>
                <w:rFonts w:ascii="Calibri" w:hAnsi="Calibri" w:cs="Calibri"/>
                <w:color w:val="000000"/>
                <w:sz w:val="20"/>
                <w:szCs w:val="20"/>
              </w:rPr>
            </w:pPr>
          </w:p>
        </w:tc>
      </w:tr>
      <w:tr w:rsidR="00327E73" w:rsidRPr="00F308AF" w14:paraId="21CDB9B3" w14:textId="77777777" w:rsidTr="00F50C3B">
        <w:trPr>
          <w:cantSplit/>
        </w:trPr>
        <w:tc>
          <w:tcPr>
            <w:tcW w:w="663" w:type="dxa"/>
            <w:vAlign w:val="center"/>
          </w:tcPr>
          <w:p w14:paraId="5B0A28F0"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S3.53</w:t>
            </w:r>
          </w:p>
        </w:tc>
        <w:tc>
          <w:tcPr>
            <w:tcW w:w="1791" w:type="dxa"/>
            <w:vAlign w:val="center"/>
          </w:tcPr>
          <w:p w14:paraId="2FD1682A" w14:textId="77777777" w:rsidR="00327E73" w:rsidRDefault="00327E73" w:rsidP="00327E73">
            <w:pPr>
              <w:jc w:val="left"/>
              <w:rPr>
                <w:rFonts w:cstheme="minorHAnsi"/>
                <w:sz w:val="20"/>
              </w:rPr>
            </w:pPr>
            <w:r>
              <w:rPr>
                <w:rFonts w:cstheme="minorHAnsi"/>
                <w:sz w:val="20"/>
              </w:rPr>
              <w:t>vir_sen</w:t>
            </w:r>
          </w:p>
        </w:tc>
        <w:tc>
          <w:tcPr>
            <w:tcW w:w="5763" w:type="dxa"/>
            <w:vAlign w:val="center"/>
          </w:tcPr>
          <w:p w14:paraId="0F95D918" w14:textId="2155D1A3" w:rsidR="00327E73" w:rsidRDefault="00327E73" w:rsidP="00327E73">
            <w:pPr>
              <w:jc w:val="left"/>
              <w:rPr>
                <w:rFonts w:cstheme="minorHAnsi"/>
                <w:sz w:val="20"/>
              </w:rPr>
            </w:pPr>
            <w:r>
              <w:rPr>
                <w:rFonts w:cstheme="minorHAnsi"/>
                <w:sz w:val="20"/>
              </w:rPr>
              <w:t xml:space="preserve">The sensitivity factor applied to the </w:t>
            </w:r>
            <w:r w:rsidR="00473C4D">
              <w:rPr>
                <w:rFonts w:cstheme="minorHAnsi"/>
                <w:sz w:val="20"/>
              </w:rPr>
              <w:t>VIR</w:t>
            </w:r>
            <w:r>
              <w:rPr>
                <w:rFonts w:cstheme="minorHAnsi"/>
                <w:sz w:val="20"/>
              </w:rPr>
              <w:t>. It should have the same unit as ann_</w:t>
            </w:r>
            <w:r w:rsidR="00473C4D">
              <w:rPr>
                <w:rFonts w:cstheme="minorHAnsi"/>
                <w:sz w:val="20"/>
              </w:rPr>
              <w:t>vir</w:t>
            </w:r>
            <w:r>
              <w:rPr>
                <w:rFonts w:cstheme="minorHAnsi"/>
                <w:sz w:val="20"/>
              </w:rPr>
              <w:t xml:space="preserve"> and it should be 0 for the base scenario.</w:t>
            </w:r>
          </w:p>
        </w:tc>
        <w:tc>
          <w:tcPr>
            <w:tcW w:w="799" w:type="dxa"/>
            <w:vAlign w:val="center"/>
          </w:tcPr>
          <w:p w14:paraId="02B62C4A" w14:textId="7F021A4F" w:rsidR="00327E73" w:rsidRPr="00F308AF" w:rsidRDefault="00327E73" w:rsidP="00327E73">
            <w:pPr>
              <w:jc w:val="left"/>
              <w:rPr>
                <w:rFonts w:ascii="Calibri" w:hAnsi="Calibri" w:cs="Calibri"/>
                <w:color w:val="000000"/>
                <w:sz w:val="20"/>
                <w:szCs w:val="20"/>
              </w:rPr>
            </w:pPr>
          </w:p>
        </w:tc>
      </w:tr>
      <w:tr w:rsidR="004B70E3" w:rsidRPr="00F308AF" w14:paraId="3D5DE3B0" w14:textId="77777777" w:rsidTr="00F50C3B">
        <w:trPr>
          <w:cantSplit/>
        </w:trPr>
        <w:tc>
          <w:tcPr>
            <w:tcW w:w="663" w:type="dxa"/>
            <w:vAlign w:val="center"/>
          </w:tcPr>
          <w:p w14:paraId="6C59BEF3"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S3.54</w:t>
            </w:r>
          </w:p>
        </w:tc>
        <w:tc>
          <w:tcPr>
            <w:tcW w:w="1791" w:type="dxa"/>
            <w:vAlign w:val="center"/>
          </w:tcPr>
          <w:p w14:paraId="49FF6697" w14:textId="77777777" w:rsidR="004B70E3" w:rsidRDefault="004B70E3" w:rsidP="004B70E3">
            <w:pPr>
              <w:jc w:val="left"/>
              <w:rPr>
                <w:rFonts w:cstheme="minorHAnsi"/>
                <w:sz w:val="20"/>
              </w:rPr>
            </w:pPr>
            <w:r>
              <w:rPr>
                <w:rFonts w:cstheme="minorHAnsi"/>
                <w:sz w:val="20"/>
              </w:rPr>
              <w:t>cf_after_zv(t)</w:t>
            </w:r>
          </w:p>
        </w:tc>
        <w:tc>
          <w:tcPr>
            <w:tcW w:w="5763" w:type="dxa"/>
            <w:vAlign w:val="center"/>
          </w:tcPr>
          <w:p w14:paraId="7BE7F2BF" w14:textId="6285E3D4" w:rsidR="004B70E3" w:rsidRDefault="0055569A" w:rsidP="004B70E3">
            <w:pPr>
              <w:jc w:val="left"/>
              <w:rPr>
                <w:rFonts w:cstheme="minorHAnsi"/>
                <w:sz w:val="20"/>
              </w:rPr>
            </w:pPr>
            <w:r>
              <w:rPr>
                <w:rFonts w:cstheme="minorHAnsi"/>
                <w:sz w:val="20"/>
              </w:rPr>
              <w:t xml:space="preserve">The expected cashflow after considering the zeroising reserves. It is equal to </w:t>
            </w:r>
            <w:r w:rsidR="00097E4A">
              <w:rPr>
                <w:rFonts w:cstheme="minorHAnsi"/>
                <w:sz w:val="20"/>
              </w:rPr>
              <w:t xml:space="preserve">the expected cashflow before zeroising reserve minus the </w:t>
            </w:r>
            <w:r w:rsidR="00E77E32">
              <w:rPr>
                <w:rFonts w:cstheme="minorHAnsi"/>
                <w:sz w:val="20"/>
              </w:rPr>
              <w:t>increase in zeroising reserves and plus the interest earned on the opening balance of zeroising reserves.</w:t>
            </w:r>
          </w:p>
        </w:tc>
        <w:tc>
          <w:tcPr>
            <w:tcW w:w="799" w:type="dxa"/>
            <w:vAlign w:val="center"/>
          </w:tcPr>
          <w:p w14:paraId="0C589522" w14:textId="50F3BF18" w:rsidR="004B70E3" w:rsidRPr="00F308AF" w:rsidRDefault="004B70E3" w:rsidP="004B70E3">
            <w:pPr>
              <w:jc w:val="left"/>
              <w:rPr>
                <w:rFonts w:ascii="Calibri" w:hAnsi="Calibri" w:cs="Calibri"/>
                <w:color w:val="000000"/>
                <w:sz w:val="20"/>
                <w:szCs w:val="20"/>
              </w:rPr>
            </w:pPr>
          </w:p>
        </w:tc>
      </w:tr>
      <w:tr w:rsidR="004B70E3" w:rsidRPr="00F308AF" w14:paraId="729802C2" w14:textId="77777777" w:rsidTr="00F50C3B">
        <w:trPr>
          <w:cantSplit/>
        </w:trPr>
        <w:tc>
          <w:tcPr>
            <w:tcW w:w="663" w:type="dxa"/>
            <w:vAlign w:val="center"/>
          </w:tcPr>
          <w:p w14:paraId="55F4A277"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S3.55</w:t>
            </w:r>
          </w:p>
        </w:tc>
        <w:tc>
          <w:tcPr>
            <w:tcW w:w="1791" w:type="dxa"/>
            <w:vAlign w:val="center"/>
          </w:tcPr>
          <w:p w14:paraId="25098CAB" w14:textId="77777777" w:rsidR="004B70E3" w:rsidRPr="007B39D7" w:rsidRDefault="004B70E3" w:rsidP="004B70E3">
            <w:pPr>
              <w:jc w:val="left"/>
              <w:rPr>
                <w:sz w:val="20"/>
                <w:szCs w:val="20"/>
              </w:rPr>
            </w:pPr>
            <w:r>
              <w:rPr>
                <w:sz w:val="20"/>
                <w:szCs w:val="20"/>
              </w:rPr>
              <w:t>op_tax(t)</w:t>
            </w:r>
          </w:p>
        </w:tc>
        <w:tc>
          <w:tcPr>
            <w:tcW w:w="5763" w:type="dxa"/>
            <w:vAlign w:val="center"/>
          </w:tcPr>
          <w:p w14:paraId="7A664300" w14:textId="3132E919" w:rsidR="004B70E3" w:rsidRPr="00513864" w:rsidRDefault="00E77E32" w:rsidP="004B70E3">
            <w:pPr>
              <w:jc w:val="left"/>
              <w:rPr>
                <w:sz w:val="20"/>
                <w:szCs w:val="20"/>
              </w:rPr>
            </w:pPr>
            <w:r>
              <w:rPr>
                <w:sz w:val="20"/>
                <w:szCs w:val="20"/>
              </w:rPr>
              <w:t>The</w:t>
            </w:r>
            <w:r w:rsidR="00E40508">
              <w:rPr>
                <w:sz w:val="20"/>
                <w:szCs w:val="20"/>
              </w:rPr>
              <w:t xml:space="preserve"> expected</w:t>
            </w:r>
            <w:r>
              <w:rPr>
                <w:sz w:val="20"/>
                <w:szCs w:val="20"/>
              </w:rPr>
              <w:t xml:space="preserve"> operational tax</w:t>
            </w:r>
            <w:r w:rsidR="00E40508">
              <w:rPr>
                <w:sz w:val="20"/>
                <w:szCs w:val="20"/>
              </w:rPr>
              <w:t xml:space="preserve"> applies to the cashflow after </w:t>
            </w:r>
            <w:r w:rsidR="006E48FE">
              <w:rPr>
                <w:sz w:val="20"/>
                <w:szCs w:val="20"/>
              </w:rPr>
              <w:t>considering all reserves.</w:t>
            </w:r>
          </w:p>
        </w:tc>
        <w:tc>
          <w:tcPr>
            <w:tcW w:w="799" w:type="dxa"/>
            <w:vAlign w:val="center"/>
          </w:tcPr>
          <w:p w14:paraId="402550C2" w14:textId="4A099674" w:rsidR="004B70E3" w:rsidRPr="00F308AF" w:rsidRDefault="004B70E3" w:rsidP="004B70E3">
            <w:pPr>
              <w:jc w:val="left"/>
              <w:rPr>
                <w:rFonts w:ascii="Calibri" w:hAnsi="Calibri" w:cs="Calibri"/>
                <w:color w:val="000000"/>
                <w:sz w:val="20"/>
                <w:szCs w:val="20"/>
              </w:rPr>
            </w:pPr>
          </w:p>
        </w:tc>
      </w:tr>
      <w:tr w:rsidR="004B70E3" w:rsidRPr="00F308AF" w14:paraId="73C481F2" w14:textId="77777777" w:rsidTr="00F50C3B">
        <w:trPr>
          <w:cantSplit/>
        </w:trPr>
        <w:tc>
          <w:tcPr>
            <w:tcW w:w="663" w:type="dxa"/>
            <w:vAlign w:val="center"/>
          </w:tcPr>
          <w:p w14:paraId="4CAEB5FA"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S3.56</w:t>
            </w:r>
          </w:p>
        </w:tc>
        <w:tc>
          <w:tcPr>
            <w:tcW w:w="1791" w:type="dxa"/>
            <w:vAlign w:val="center"/>
          </w:tcPr>
          <w:p w14:paraId="65880811" w14:textId="77777777" w:rsidR="004B70E3" w:rsidRDefault="004B70E3" w:rsidP="004B70E3">
            <w:pPr>
              <w:jc w:val="left"/>
              <w:rPr>
                <w:sz w:val="20"/>
                <w:szCs w:val="20"/>
              </w:rPr>
            </w:pPr>
            <w:r>
              <w:rPr>
                <w:sz w:val="20"/>
                <w:szCs w:val="20"/>
              </w:rPr>
              <w:t>tax_pc</w:t>
            </w:r>
          </w:p>
        </w:tc>
        <w:tc>
          <w:tcPr>
            <w:tcW w:w="5763" w:type="dxa"/>
            <w:vAlign w:val="center"/>
          </w:tcPr>
          <w:p w14:paraId="2EAA629F" w14:textId="35758C31" w:rsidR="004B70E3" w:rsidRDefault="006E48FE" w:rsidP="004B70E3">
            <w:pPr>
              <w:jc w:val="left"/>
              <w:rPr>
                <w:sz w:val="20"/>
                <w:szCs w:val="20"/>
              </w:rPr>
            </w:pPr>
            <w:r>
              <w:rPr>
                <w:rFonts w:cstheme="minorHAnsi"/>
                <w:sz w:val="20"/>
              </w:rPr>
              <w:t>This should be provided as a %. For example, if the annual tax rate is 20%, tax_pc = 20.</w:t>
            </w:r>
          </w:p>
        </w:tc>
        <w:tc>
          <w:tcPr>
            <w:tcW w:w="799" w:type="dxa"/>
            <w:vAlign w:val="center"/>
          </w:tcPr>
          <w:p w14:paraId="59963D8F" w14:textId="10C768C6" w:rsidR="004B70E3" w:rsidRPr="00F308AF" w:rsidRDefault="004B70E3" w:rsidP="004B70E3">
            <w:pPr>
              <w:jc w:val="left"/>
              <w:rPr>
                <w:rFonts w:ascii="Calibri" w:hAnsi="Calibri" w:cs="Calibri"/>
                <w:color w:val="000000"/>
                <w:sz w:val="20"/>
                <w:szCs w:val="20"/>
              </w:rPr>
            </w:pPr>
          </w:p>
        </w:tc>
      </w:tr>
      <w:tr w:rsidR="004B70E3" w:rsidRPr="00F308AF" w14:paraId="071EEF81" w14:textId="77777777" w:rsidTr="00F50C3B">
        <w:trPr>
          <w:cantSplit/>
        </w:trPr>
        <w:tc>
          <w:tcPr>
            <w:tcW w:w="663" w:type="dxa"/>
            <w:vAlign w:val="center"/>
          </w:tcPr>
          <w:p w14:paraId="54BA0970"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S3.57</w:t>
            </w:r>
          </w:p>
        </w:tc>
        <w:tc>
          <w:tcPr>
            <w:tcW w:w="1791" w:type="dxa"/>
            <w:vAlign w:val="center"/>
          </w:tcPr>
          <w:p w14:paraId="0008F684" w14:textId="77777777" w:rsidR="004B70E3" w:rsidRDefault="004B70E3" w:rsidP="004B70E3">
            <w:pPr>
              <w:jc w:val="left"/>
              <w:rPr>
                <w:sz w:val="20"/>
                <w:szCs w:val="20"/>
              </w:rPr>
            </w:pPr>
            <w:r>
              <w:rPr>
                <w:sz w:val="20"/>
                <w:szCs w:val="20"/>
              </w:rPr>
              <w:t>cf_after_tax(t)</w:t>
            </w:r>
          </w:p>
        </w:tc>
        <w:tc>
          <w:tcPr>
            <w:tcW w:w="5763" w:type="dxa"/>
            <w:vAlign w:val="center"/>
          </w:tcPr>
          <w:p w14:paraId="72E5DDD9" w14:textId="4395413A" w:rsidR="004B70E3" w:rsidRDefault="00CE4C56" w:rsidP="004B70E3">
            <w:pPr>
              <w:jc w:val="left"/>
              <w:rPr>
                <w:sz w:val="20"/>
                <w:szCs w:val="20"/>
              </w:rPr>
            </w:pPr>
            <w:r>
              <w:rPr>
                <w:sz w:val="20"/>
                <w:szCs w:val="20"/>
              </w:rPr>
              <w:t>The expected cashflow after tax. It is equal to the expected cashflow after considering all reserves minus the tax.</w:t>
            </w:r>
          </w:p>
        </w:tc>
        <w:tc>
          <w:tcPr>
            <w:tcW w:w="799" w:type="dxa"/>
            <w:vAlign w:val="center"/>
          </w:tcPr>
          <w:p w14:paraId="777CBB00" w14:textId="405B0DCC" w:rsidR="004B70E3" w:rsidRPr="00F308AF" w:rsidRDefault="004B70E3" w:rsidP="004B70E3">
            <w:pPr>
              <w:jc w:val="left"/>
              <w:rPr>
                <w:rFonts w:ascii="Calibri" w:hAnsi="Calibri" w:cs="Calibri"/>
                <w:color w:val="000000"/>
                <w:sz w:val="20"/>
                <w:szCs w:val="20"/>
              </w:rPr>
            </w:pPr>
          </w:p>
        </w:tc>
      </w:tr>
      <w:tr w:rsidR="004B70E3" w:rsidRPr="00F308AF" w14:paraId="1E3E5B03" w14:textId="77777777" w:rsidTr="00F50C3B">
        <w:trPr>
          <w:cantSplit/>
        </w:trPr>
        <w:tc>
          <w:tcPr>
            <w:tcW w:w="663" w:type="dxa"/>
            <w:vAlign w:val="center"/>
          </w:tcPr>
          <w:p w14:paraId="48D6EF1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S3.58</w:t>
            </w:r>
          </w:p>
        </w:tc>
        <w:tc>
          <w:tcPr>
            <w:tcW w:w="1791" w:type="dxa"/>
            <w:vAlign w:val="center"/>
          </w:tcPr>
          <w:p w14:paraId="78A04822" w14:textId="77777777" w:rsidR="004B70E3" w:rsidRPr="007B39D7" w:rsidRDefault="004B70E3" w:rsidP="004B70E3">
            <w:pPr>
              <w:jc w:val="left"/>
              <w:rPr>
                <w:sz w:val="20"/>
                <w:szCs w:val="20"/>
              </w:rPr>
            </w:pPr>
            <w:r>
              <w:rPr>
                <w:sz w:val="20"/>
                <w:szCs w:val="20"/>
              </w:rPr>
              <w:t>tot_res_if(t)</w:t>
            </w:r>
          </w:p>
        </w:tc>
        <w:tc>
          <w:tcPr>
            <w:tcW w:w="5763" w:type="dxa"/>
            <w:vAlign w:val="center"/>
          </w:tcPr>
          <w:p w14:paraId="37FC3251" w14:textId="046E613A" w:rsidR="004B70E3" w:rsidRPr="00513864" w:rsidRDefault="008E0434" w:rsidP="004B70E3">
            <w:pPr>
              <w:jc w:val="left"/>
              <w:rPr>
                <w:sz w:val="20"/>
                <w:szCs w:val="20"/>
              </w:rPr>
            </w:pPr>
            <w:r>
              <w:rPr>
                <w:sz w:val="20"/>
                <w:szCs w:val="20"/>
              </w:rPr>
              <w:t>The total expected reserves held at the end of month t, including both unit reserves (the account value) and non-unit reserves (the zeroising reserves).</w:t>
            </w:r>
          </w:p>
        </w:tc>
        <w:tc>
          <w:tcPr>
            <w:tcW w:w="799" w:type="dxa"/>
            <w:vAlign w:val="center"/>
          </w:tcPr>
          <w:p w14:paraId="612331E7" w14:textId="5FA187EE" w:rsidR="004B70E3" w:rsidRPr="00F308AF" w:rsidRDefault="004B70E3" w:rsidP="004B70E3">
            <w:pPr>
              <w:jc w:val="left"/>
              <w:rPr>
                <w:rFonts w:ascii="Calibri" w:hAnsi="Calibri" w:cs="Calibri"/>
                <w:color w:val="000000"/>
                <w:sz w:val="20"/>
                <w:szCs w:val="20"/>
              </w:rPr>
            </w:pPr>
          </w:p>
        </w:tc>
      </w:tr>
      <w:tr w:rsidR="004B70E3" w:rsidRPr="00F308AF" w14:paraId="3D2F509A" w14:textId="77777777" w:rsidTr="00F50C3B">
        <w:trPr>
          <w:cantSplit/>
        </w:trPr>
        <w:tc>
          <w:tcPr>
            <w:tcW w:w="663" w:type="dxa"/>
            <w:vAlign w:val="center"/>
          </w:tcPr>
          <w:p w14:paraId="593651BD"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S3.59</w:t>
            </w:r>
          </w:p>
        </w:tc>
        <w:tc>
          <w:tcPr>
            <w:tcW w:w="1791" w:type="dxa"/>
            <w:vAlign w:val="center"/>
          </w:tcPr>
          <w:p w14:paraId="13EA9CB9" w14:textId="77777777" w:rsidR="004B70E3" w:rsidRDefault="004B70E3" w:rsidP="004B70E3">
            <w:pPr>
              <w:jc w:val="left"/>
              <w:rPr>
                <w:sz w:val="20"/>
                <w:szCs w:val="20"/>
              </w:rPr>
            </w:pPr>
            <w:r>
              <w:rPr>
                <w:sz w:val="20"/>
                <w:szCs w:val="20"/>
              </w:rPr>
              <w:t>solv_cap_req(t)</w:t>
            </w:r>
          </w:p>
        </w:tc>
        <w:tc>
          <w:tcPr>
            <w:tcW w:w="5763" w:type="dxa"/>
            <w:vAlign w:val="center"/>
          </w:tcPr>
          <w:p w14:paraId="2E2FD53F" w14:textId="77777777" w:rsidR="004B70E3" w:rsidRDefault="00595FE3" w:rsidP="00D447D1">
            <w:pPr>
              <w:jc w:val="left"/>
              <w:rPr>
                <w:sz w:val="20"/>
                <w:szCs w:val="20"/>
              </w:rPr>
            </w:pPr>
            <w:r>
              <w:rPr>
                <w:sz w:val="20"/>
                <w:szCs w:val="20"/>
              </w:rPr>
              <w:t>The expected solvency capital require</w:t>
            </w:r>
            <w:r w:rsidR="00DF06DB">
              <w:rPr>
                <w:sz w:val="20"/>
                <w:szCs w:val="20"/>
              </w:rPr>
              <w:t>ment that needs to be set up at the end of month t.</w:t>
            </w:r>
          </w:p>
          <w:p w14:paraId="14734D7C" w14:textId="2BDC9263" w:rsidR="00726BBA" w:rsidRPr="00D447D1" w:rsidRDefault="00706A9C" w:rsidP="00D447D1">
            <w:pPr>
              <w:jc w:val="left"/>
              <w:rPr>
                <w:sz w:val="20"/>
                <w:szCs w:val="20"/>
              </w:rPr>
            </w:pPr>
            <w:r>
              <w:rPr>
                <w:sz w:val="20"/>
                <w:szCs w:val="20"/>
              </w:rPr>
              <w:t>At the last policy month, the solvency capital</w:t>
            </w:r>
            <w:r w:rsidR="00BB4B8A">
              <w:rPr>
                <w:sz w:val="20"/>
                <w:szCs w:val="20"/>
              </w:rPr>
              <w:t xml:space="preserve"> will be fully released.</w:t>
            </w:r>
          </w:p>
        </w:tc>
        <w:tc>
          <w:tcPr>
            <w:tcW w:w="799" w:type="dxa"/>
            <w:vAlign w:val="center"/>
          </w:tcPr>
          <w:p w14:paraId="26704C64" w14:textId="5AE84490" w:rsidR="004B70E3" w:rsidRPr="00F308AF" w:rsidRDefault="00E90EAF"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6</w:t>
            </w:r>
            <w:r>
              <w:rPr>
                <w:rFonts w:ascii="Calibri" w:hAnsi="Calibri" w:cs="Calibri"/>
                <w:color w:val="000000"/>
                <w:sz w:val="20"/>
                <w:szCs w:val="20"/>
              </w:rPr>
              <w:t>)</w:t>
            </w:r>
          </w:p>
        </w:tc>
      </w:tr>
      <w:tr w:rsidR="00E45FF8" w:rsidRPr="00F308AF" w14:paraId="2B6524CE" w14:textId="77777777" w:rsidTr="00E45FF8">
        <w:trPr>
          <w:cantSplit/>
        </w:trPr>
        <w:tc>
          <w:tcPr>
            <w:tcW w:w="663" w:type="dxa"/>
            <w:vAlign w:val="center"/>
          </w:tcPr>
          <w:p w14:paraId="5B33E73B"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lastRenderedPageBreak/>
              <w:t>S3.60</w:t>
            </w:r>
          </w:p>
        </w:tc>
        <w:tc>
          <w:tcPr>
            <w:tcW w:w="1791" w:type="dxa"/>
            <w:vAlign w:val="center"/>
          </w:tcPr>
          <w:p w14:paraId="713AA09E" w14:textId="77777777" w:rsidR="00E45FF8" w:rsidRDefault="00E45FF8" w:rsidP="00E45FF8">
            <w:pPr>
              <w:jc w:val="left"/>
              <w:rPr>
                <w:sz w:val="20"/>
                <w:szCs w:val="20"/>
              </w:rPr>
            </w:pPr>
            <w:r>
              <w:rPr>
                <w:sz w:val="20"/>
                <w:szCs w:val="20"/>
              </w:rPr>
              <w:t>solv_marg_res</w:t>
            </w:r>
          </w:p>
        </w:tc>
        <w:tc>
          <w:tcPr>
            <w:tcW w:w="5763" w:type="dxa"/>
            <w:vAlign w:val="center"/>
          </w:tcPr>
          <w:p w14:paraId="7130B399" w14:textId="2C62062D" w:rsidR="00E45FF8" w:rsidRDefault="00E45FF8" w:rsidP="00E45FF8">
            <w:pPr>
              <w:jc w:val="left"/>
              <w:rPr>
                <w:sz w:val="20"/>
                <w:szCs w:val="20"/>
              </w:rPr>
            </w:pPr>
            <w:r>
              <w:rPr>
                <w:sz w:val="20"/>
                <w:szCs w:val="20"/>
              </w:rPr>
              <w:t>This is the percentage of the total reserves. This is provided as a %. In other words, if the solvency margin on reserves is 4%, then solv_marg_res = 4.</w:t>
            </w:r>
          </w:p>
        </w:tc>
        <w:tc>
          <w:tcPr>
            <w:tcW w:w="799" w:type="dxa"/>
            <w:vAlign w:val="center"/>
          </w:tcPr>
          <w:p w14:paraId="7466EB7E" w14:textId="0F0F0217"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3A2B46FF" w14:textId="77777777" w:rsidTr="00E45FF8">
        <w:trPr>
          <w:cantSplit/>
        </w:trPr>
        <w:tc>
          <w:tcPr>
            <w:tcW w:w="663" w:type="dxa"/>
            <w:vAlign w:val="center"/>
          </w:tcPr>
          <w:p w14:paraId="6241B931"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S3.61</w:t>
            </w:r>
          </w:p>
        </w:tc>
        <w:tc>
          <w:tcPr>
            <w:tcW w:w="1791" w:type="dxa"/>
            <w:vAlign w:val="center"/>
          </w:tcPr>
          <w:p w14:paraId="0E6A7C26" w14:textId="77777777" w:rsidR="00E45FF8" w:rsidRDefault="00E45FF8" w:rsidP="00E45FF8">
            <w:pPr>
              <w:jc w:val="left"/>
              <w:rPr>
                <w:sz w:val="20"/>
                <w:szCs w:val="20"/>
              </w:rPr>
            </w:pPr>
            <w:r w:rsidRPr="00834867">
              <w:rPr>
                <w:sz w:val="20"/>
                <w:szCs w:val="20"/>
              </w:rPr>
              <w:t>solv_marg_sar</w:t>
            </w:r>
          </w:p>
        </w:tc>
        <w:tc>
          <w:tcPr>
            <w:tcW w:w="5763" w:type="dxa"/>
            <w:vAlign w:val="center"/>
          </w:tcPr>
          <w:p w14:paraId="5B9F43D8" w14:textId="77777777" w:rsidR="00E45FF8" w:rsidRDefault="00E45FF8" w:rsidP="00E45FF8">
            <w:pPr>
              <w:jc w:val="left"/>
              <w:rPr>
                <w:sz w:val="20"/>
                <w:szCs w:val="20"/>
              </w:rPr>
            </w:pPr>
            <w:r>
              <w:rPr>
                <w:sz w:val="20"/>
                <w:szCs w:val="20"/>
              </w:rPr>
              <w:t>This is the percentage of the sum at risk corresponding to the policies still in-force at the end of month t.</w:t>
            </w:r>
          </w:p>
          <w:p w14:paraId="26296E23" w14:textId="01CE7D2B" w:rsidR="00E45FF8" w:rsidRDefault="00E45FF8" w:rsidP="00E45FF8">
            <w:pPr>
              <w:jc w:val="left"/>
              <w:rPr>
                <w:sz w:val="20"/>
                <w:szCs w:val="20"/>
              </w:rPr>
            </w:pPr>
            <w:r>
              <w:rPr>
                <w:sz w:val="20"/>
                <w:szCs w:val="20"/>
              </w:rPr>
              <w:t>This is provided as a %. In other words, if the solvency margin on sum at risk is 0.3%, then solv_marg_sar = 0.3.</w:t>
            </w:r>
          </w:p>
        </w:tc>
        <w:tc>
          <w:tcPr>
            <w:tcW w:w="799" w:type="dxa"/>
            <w:vAlign w:val="center"/>
          </w:tcPr>
          <w:p w14:paraId="1E72EE43" w14:textId="3AEA5EA1"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20B9518B" w14:textId="77777777" w:rsidTr="00E45FF8">
        <w:trPr>
          <w:cantSplit/>
        </w:trPr>
        <w:tc>
          <w:tcPr>
            <w:tcW w:w="663" w:type="dxa"/>
            <w:vAlign w:val="center"/>
          </w:tcPr>
          <w:p w14:paraId="294F897E"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S3.62</w:t>
            </w:r>
          </w:p>
        </w:tc>
        <w:tc>
          <w:tcPr>
            <w:tcW w:w="1791" w:type="dxa"/>
            <w:vAlign w:val="center"/>
          </w:tcPr>
          <w:p w14:paraId="6B5A6CFB" w14:textId="77777777" w:rsidR="00E45FF8" w:rsidRDefault="00E45FF8" w:rsidP="00E45FF8">
            <w:pPr>
              <w:jc w:val="left"/>
              <w:rPr>
                <w:sz w:val="20"/>
                <w:szCs w:val="20"/>
              </w:rPr>
            </w:pPr>
            <w:r>
              <w:rPr>
                <w:sz w:val="20"/>
                <w:szCs w:val="20"/>
              </w:rPr>
              <w:t>scr_inv_inc(t)</w:t>
            </w:r>
          </w:p>
        </w:tc>
        <w:tc>
          <w:tcPr>
            <w:tcW w:w="5763" w:type="dxa"/>
            <w:vAlign w:val="center"/>
          </w:tcPr>
          <w:p w14:paraId="0713BA98" w14:textId="39F3B744" w:rsidR="00E45FF8" w:rsidRPr="00513864" w:rsidRDefault="00E45FF8" w:rsidP="00E45FF8">
            <w:pPr>
              <w:jc w:val="left"/>
              <w:rPr>
                <w:sz w:val="20"/>
                <w:szCs w:val="20"/>
              </w:rPr>
            </w:pPr>
            <w:r>
              <w:rPr>
                <w:sz w:val="20"/>
                <w:szCs w:val="20"/>
              </w:rPr>
              <w:t>The expected investment income earned on the solvency capital held.</w:t>
            </w:r>
          </w:p>
        </w:tc>
        <w:tc>
          <w:tcPr>
            <w:tcW w:w="799" w:type="dxa"/>
            <w:vAlign w:val="center"/>
          </w:tcPr>
          <w:p w14:paraId="1AEA11CB" w14:textId="5EF174FD"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1AB3BC59" w14:textId="77777777" w:rsidTr="00E45FF8">
        <w:trPr>
          <w:cantSplit/>
        </w:trPr>
        <w:tc>
          <w:tcPr>
            <w:tcW w:w="663" w:type="dxa"/>
            <w:vAlign w:val="center"/>
          </w:tcPr>
          <w:p w14:paraId="007A0F33"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S3.63</w:t>
            </w:r>
          </w:p>
        </w:tc>
        <w:tc>
          <w:tcPr>
            <w:tcW w:w="1791" w:type="dxa"/>
            <w:vAlign w:val="center"/>
          </w:tcPr>
          <w:p w14:paraId="65A5D8DD" w14:textId="77777777" w:rsidR="00E45FF8" w:rsidRPr="007B39D7" w:rsidRDefault="00E45FF8" w:rsidP="00E45FF8">
            <w:pPr>
              <w:jc w:val="left"/>
              <w:rPr>
                <w:sz w:val="20"/>
                <w:szCs w:val="20"/>
              </w:rPr>
            </w:pPr>
            <w:r>
              <w:rPr>
                <w:sz w:val="20"/>
                <w:szCs w:val="20"/>
              </w:rPr>
              <w:t>scr_inc_tax(t)</w:t>
            </w:r>
          </w:p>
        </w:tc>
        <w:tc>
          <w:tcPr>
            <w:tcW w:w="5763" w:type="dxa"/>
            <w:vAlign w:val="center"/>
          </w:tcPr>
          <w:p w14:paraId="267D7F1D" w14:textId="1F8741AC" w:rsidR="00E45FF8" w:rsidRPr="00513864" w:rsidRDefault="00E45FF8" w:rsidP="00E45FF8">
            <w:pPr>
              <w:jc w:val="left"/>
              <w:rPr>
                <w:sz w:val="20"/>
                <w:szCs w:val="20"/>
              </w:rPr>
            </w:pPr>
            <w:r>
              <w:rPr>
                <w:sz w:val="20"/>
                <w:szCs w:val="20"/>
              </w:rPr>
              <w:t>The expected tax applies to the investment income earned on the solvency capital.</w:t>
            </w:r>
          </w:p>
        </w:tc>
        <w:tc>
          <w:tcPr>
            <w:tcW w:w="799" w:type="dxa"/>
            <w:vAlign w:val="center"/>
          </w:tcPr>
          <w:p w14:paraId="37823EE6" w14:textId="6359792A"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4B70E3" w:rsidRPr="00F308AF" w14:paraId="39A0E918" w14:textId="77777777" w:rsidTr="00F50C3B">
        <w:trPr>
          <w:cantSplit/>
        </w:trPr>
        <w:tc>
          <w:tcPr>
            <w:tcW w:w="663" w:type="dxa"/>
            <w:vAlign w:val="center"/>
          </w:tcPr>
          <w:p w14:paraId="7C4D5E0C"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S3.64</w:t>
            </w:r>
          </w:p>
        </w:tc>
        <w:tc>
          <w:tcPr>
            <w:tcW w:w="1791" w:type="dxa"/>
            <w:vAlign w:val="center"/>
          </w:tcPr>
          <w:p w14:paraId="3F1DE9A5" w14:textId="77777777" w:rsidR="004B70E3" w:rsidRPr="007B39D7" w:rsidRDefault="004B70E3" w:rsidP="004B70E3">
            <w:pPr>
              <w:jc w:val="left"/>
              <w:rPr>
                <w:sz w:val="20"/>
                <w:szCs w:val="20"/>
              </w:rPr>
            </w:pPr>
            <w:r>
              <w:rPr>
                <w:sz w:val="20"/>
                <w:szCs w:val="20"/>
              </w:rPr>
              <w:t>cf_after_scr(t)</w:t>
            </w:r>
          </w:p>
        </w:tc>
        <w:tc>
          <w:tcPr>
            <w:tcW w:w="5763" w:type="dxa"/>
            <w:vAlign w:val="center"/>
          </w:tcPr>
          <w:p w14:paraId="072116F4" w14:textId="13D0C14B" w:rsidR="004B70E3" w:rsidRPr="00513864" w:rsidRDefault="0076771E" w:rsidP="004B70E3">
            <w:pPr>
              <w:jc w:val="left"/>
              <w:rPr>
                <w:sz w:val="20"/>
                <w:szCs w:val="20"/>
              </w:rPr>
            </w:pPr>
            <w:r>
              <w:rPr>
                <w:sz w:val="20"/>
                <w:szCs w:val="20"/>
              </w:rPr>
              <w:t>The expected cashflow after considering solvency capital requirements.</w:t>
            </w:r>
            <w:r w:rsidR="00817A4B">
              <w:rPr>
                <w:sz w:val="20"/>
                <w:szCs w:val="20"/>
              </w:rPr>
              <w:t xml:space="preserve"> It is equals the cashflow after tax minus the increase in solvency capital requirement plus the </w:t>
            </w:r>
            <w:r w:rsidR="0022503A">
              <w:rPr>
                <w:sz w:val="20"/>
                <w:szCs w:val="20"/>
              </w:rPr>
              <w:t>net investment income after tax earned on the opening solvency capital.</w:t>
            </w:r>
          </w:p>
        </w:tc>
        <w:tc>
          <w:tcPr>
            <w:tcW w:w="799" w:type="dxa"/>
            <w:vAlign w:val="center"/>
          </w:tcPr>
          <w:p w14:paraId="1B7A3070" w14:textId="2B24E76D" w:rsidR="004B70E3" w:rsidRPr="00F308AF" w:rsidRDefault="004B70E3" w:rsidP="004B70E3">
            <w:pPr>
              <w:jc w:val="left"/>
              <w:rPr>
                <w:rFonts w:ascii="Calibri" w:hAnsi="Calibri" w:cs="Calibri"/>
                <w:color w:val="000000"/>
                <w:sz w:val="20"/>
                <w:szCs w:val="20"/>
              </w:rPr>
            </w:pPr>
          </w:p>
        </w:tc>
      </w:tr>
      <w:tr w:rsidR="004B70E3" w:rsidRPr="00F308AF" w14:paraId="7FEB7203" w14:textId="77777777" w:rsidTr="00F50C3B">
        <w:trPr>
          <w:cantSplit/>
        </w:trPr>
        <w:tc>
          <w:tcPr>
            <w:tcW w:w="663" w:type="dxa"/>
            <w:vAlign w:val="center"/>
          </w:tcPr>
          <w:p w14:paraId="6D1AFE3B"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S3.65</w:t>
            </w:r>
          </w:p>
        </w:tc>
        <w:tc>
          <w:tcPr>
            <w:tcW w:w="1791" w:type="dxa"/>
            <w:vAlign w:val="center"/>
          </w:tcPr>
          <w:p w14:paraId="3F980655" w14:textId="77777777" w:rsidR="004B70E3" w:rsidRPr="007B39D7" w:rsidRDefault="004B70E3" w:rsidP="004B70E3">
            <w:pPr>
              <w:jc w:val="left"/>
              <w:rPr>
                <w:sz w:val="20"/>
                <w:szCs w:val="20"/>
              </w:rPr>
            </w:pPr>
            <w:r>
              <w:rPr>
                <w:sz w:val="20"/>
                <w:szCs w:val="20"/>
              </w:rPr>
              <w:t>pv_cf_after_scr(t)</w:t>
            </w:r>
          </w:p>
        </w:tc>
        <w:tc>
          <w:tcPr>
            <w:tcW w:w="5763" w:type="dxa"/>
            <w:vAlign w:val="center"/>
          </w:tcPr>
          <w:p w14:paraId="663784DB" w14:textId="422D03D8" w:rsidR="004B70E3" w:rsidRPr="00513864" w:rsidRDefault="0022503A" w:rsidP="004B70E3">
            <w:pPr>
              <w:jc w:val="left"/>
              <w:rPr>
                <w:sz w:val="20"/>
                <w:szCs w:val="20"/>
              </w:rPr>
            </w:pPr>
            <w:r>
              <w:rPr>
                <w:sz w:val="20"/>
                <w:szCs w:val="20"/>
              </w:rPr>
              <w:t>The expected present value at t of the cashflow after solvency capital requirements.</w:t>
            </w:r>
          </w:p>
        </w:tc>
        <w:tc>
          <w:tcPr>
            <w:tcW w:w="799" w:type="dxa"/>
            <w:vAlign w:val="center"/>
          </w:tcPr>
          <w:p w14:paraId="7AF0B8B8" w14:textId="7698810B" w:rsidR="004B70E3" w:rsidRPr="00F308AF" w:rsidRDefault="005B4523"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7</w:t>
            </w:r>
            <w:r>
              <w:rPr>
                <w:rFonts w:ascii="Calibri" w:hAnsi="Calibri" w:cs="Calibri"/>
                <w:color w:val="000000"/>
                <w:sz w:val="20"/>
                <w:szCs w:val="20"/>
              </w:rPr>
              <w:t>)</w:t>
            </w:r>
          </w:p>
        </w:tc>
      </w:tr>
      <w:tr w:rsidR="004B70E3" w:rsidRPr="00F308AF" w14:paraId="4B857D9E" w14:textId="77777777" w:rsidTr="00F50C3B">
        <w:trPr>
          <w:cantSplit/>
        </w:trPr>
        <w:tc>
          <w:tcPr>
            <w:tcW w:w="663" w:type="dxa"/>
            <w:vAlign w:val="center"/>
          </w:tcPr>
          <w:p w14:paraId="0681D102"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S3.66</w:t>
            </w:r>
          </w:p>
        </w:tc>
        <w:tc>
          <w:tcPr>
            <w:tcW w:w="1791" w:type="dxa"/>
            <w:vAlign w:val="center"/>
          </w:tcPr>
          <w:p w14:paraId="3D3BED34" w14:textId="77777777" w:rsidR="004B70E3" w:rsidRDefault="004B70E3" w:rsidP="004B70E3">
            <w:pPr>
              <w:jc w:val="left"/>
              <w:rPr>
                <w:sz w:val="20"/>
                <w:szCs w:val="20"/>
              </w:rPr>
            </w:pPr>
            <w:r>
              <w:rPr>
                <w:rFonts w:cstheme="minorHAnsi"/>
                <w:sz w:val="20"/>
              </w:rPr>
              <w:t>m_rdr(t)</w:t>
            </w:r>
          </w:p>
        </w:tc>
        <w:tc>
          <w:tcPr>
            <w:tcW w:w="5763" w:type="dxa"/>
            <w:vAlign w:val="center"/>
          </w:tcPr>
          <w:p w14:paraId="3F07B590" w14:textId="0C878E6B" w:rsidR="004B70E3" w:rsidRPr="00DC34B0" w:rsidRDefault="0022503A" w:rsidP="004B70E3">
            <w:pPr>
              <w:jc w:val="left"/>
              <w:rPr>
                <w:sz w:val="20"/>
              </w:rPr>
            </w:pPr>
            <w:r>
              <w:rPr>
                <w:sz w:val="20"/>
              </w:rPr>
              <w:t>The monthly risk discount rate in month t.</w:t>
            </w:r>
          </w:p>
        </w:tc>
        <w:tc>
          <w:tcPr>
            <w:tcW w:w="799" w:type="dxa"/>
            <w:vAlign w:val="center"/>
          </w:tcPr>
          <w:p w14:paraId="25CD2EB4" w14:textId="71643F9A" w:rsidR="004B70E3" w:rsidRPr="00F308AF" w:rsidRDefault="004B70E3" w:rsidP="004B70E3">
            <w:pPr>
              <w:jc w:val="left"/>
              <w:rPr>
                <w:rFonts w:ascii="Calibri" w:hAnsi="Calibri" w:cs="Calibri"/>
                <w:color w:val="000000"/>
                <w:sz w:val="20"/>
                <w:szCs w:val="20"/>
              </w:rPr>
            </w:pPr>
          </w:p>
        </w:tc>
      </w:tr>
      <w:tr w:rsidR="0022503A" w:rsidRPr="00F308AF" w14:paraId="43F5B200" w14:textId="77777777" w:rsidTr="00F50C3B">
        <w:trPr>
          <w:cantSplit/>
        </w:trPr>
        <w:tc>
          <w:tcPr>
            <w:tcW w:w="663" w:type="dxa"/>
            <w:vAlign w:val="center"/>
          </w:tcPr>
          <w:p w14:paraId="5B30E226" w14:textId="77777777" w:rsidR="0022503A" w:rsidRPr="00187EC7" w:rsidRDefault="0022503A" w:rsidP="0022503A">
            <w:pPr>
              <w:jc w:val="left"/>
              <w:rPr>
                <w:rFonts w:ascii="Calibri" w:hAnsi="Calibri" w:cs="Calibri"/>
                <w:color w:val="000000"/>
                <w:sz w:val="20"/>
                <w:szCs w:val="20"/>
              </w:rPr>
            </w:pPr>
            <w:r>
              <w:rPr>
                <w:rFonts w:ascii="Calibri" w:hAnsi="Calibri" w:cs="Calibri"/>
                <w:color w:val="000000"/>
                <w:sz w:val="20"/>
                <w:szCs w:val="20"/>
              </w:rPr>
              <w:t>S3.67</w:t>
            </w:r>
          </w:p>
        </w:tc>
        <w:tc>
          <w:tcPr>
            <w:tcW w:w="1791" w:type="dxa"/>
            <w:vAlign w:val="center"/>
          </w:tcPr>
          <w:p w14:paraId="7D60BE24" w14:textId="77777777" w:rsidR="0022503A" w:rsidRDefault="0022503A" w:rsidP="0022503A">
            <w:pPr>
              <w:jc w:val="left"/>
              <w:rPr>
                <w:sz w:val="20"/>
                <w:szCs w:val="20"/>
              </w:rPr>
            </w:pPr>
            <w:r>
              <w:rPr>
                <w:rFonts w:cstheme="minorHAnsi"/>
                <w:sz w:val="20"/>
              </w:rPr>
              <w:t>ann_rdr(t)</w:t>
            </w:r>
          </w:p>
        </w:tc>
        <w:tc>
          <w:tcPr>
            <w:tcW w:w="5763" w:type="dxa"/>
            <w:vAlign w:val="center"/>
          </w:tcPr>
          <w:p w14:paraId="036B7254" w14:textId="65A37DAC" w:rsidR="0022503A" w:rsidRPr="00DC34B0" w:rsidRDefault="0022503A" w:rsidP="0022503A">
            <w:pPr>
              <w:jc w:val="left"/>
              <w:rPr>
                <w:sz w:val="20"/>
              </w:rPr>
            </w:pPr>
            <w:r>
              <w:rPr>
                <w:rFonts w:cstheme="minorHAnsi"/>
                <w:sz w:val="20"/>
              </w:rPr>
              <w:t>The annual valuation interest rate in month t. Note that this should be provided as a %. For example, for the assumed annual RDR of 10%, ann_rdr = 10.</w:t>
            </w:r>
          </w:p>
        </w:tc>
        <w:tc>
          <w:tcPr>
            <w:tcW w:w="799" w:type="dxa"/>
            <w:vAlign w:val="center"/>
          </w:tcPr>
          <w:p w14:paraId="4C0DAEBF" w14:textId="5ABABCDE" w:rsidR="0022503A" w:rsidRPr="00F308AF" w:rsidRDefault="0022503A" w:rsidP="0022503A">
            <w:pPr>
              <w:jc w:val="left"/>
              <w:rPr>
                <w:rFonts w:ascii="Calibri" w:hAnsi="Calibri" w:cs="Calibri"/>
                <w:color w:val="000000"/>
                <w:sz w:val="20"/>
                <w:szCs w:val="20"/>
              </w:rPr>
            </w:pPr>
          </w:p>
        </w:tc>
      </w:tr>
      <w:tr w:rsidR="0022503A" w:rsidRPr="00F308AF" w14:paraId="7EB1713C" w14:textId="77777777" w:rsidTr="00F50C3B">
        <w:trPr>
          <w:cantSplit/>
        </w:trPr>
        <w:tc>
          <w:tcPr>
            <w:tcW w:w="663" w:type="dxa"/>
            <w:vAlign w:val="center"/>
          </w:tcPr>
          <w:p w14:paraId="43BA70F5" w14:textId="77777777" w:rsidR="0022503A" w:rsidRPr="00187EC7" w:rsidRDefault="0022503A" w:rsidP="0022503A">
            <w:pPr>
              <w:jc w:val="left"/>
              <w:rPr>
                <w:rFonts w:ascii="Calibri" w:hAnsi="Calibri" w:cs="Calibri"/>
                <w:color w:val="000000"/>
                <w:sz w:val="20"/>
                <w:szCs w:val="20"/>
              </w:rPr>
            </w:pPr>
            <w:r>
              <w:rPr>
                <w:rFonts w:ascii="Calibri" w:hAnsi="Calibri" w:cs="Calibri"/>
                <w:color w:val="000000"/>
                <w:sz w:val="20"/>
                <w:szCs w:val="20"/>
              </w:rPr>
              <w:t>S3.68</w:t>
            </w:r>
          </w:p>
        </w:tc>
        <w:tc>
          <w:tcPr>
            <w:tcW w:w="1791" w:type="dxa"/>
            <w:vAlign w:val="center"/>
          </w:tcPr>
          <w:p w14:paraId="628C415E" w14:textId="77777777" w:rsidR="0022503A" w:rsidRDefault="0022503A" w:rsidP="0022503A">
            <w:pPr>
              <w:jc w:val="left"/>
              <w:rPr>
                <w:sz w:val="20"/>
                <w:szCs w:val="20"/>
              </w:rPr>
            </w:pPr>
            <w:r>
              <w:rPr>
                <w:rFonts w:cstheme="minorHAnsi"/>
                <w:sz w:val="20"/>
              </w:rPr>
              <w:t>rdr_sen</w:t>
            </w:r>
          </w:p>
        </w:tc>
        <w:tc>
          <w:tcPr>
            <w:tcW w:w="5763" w:type="dxa"/>
            <w:vAlign w:val="center"/>
          </w:tcPr>
          <w:p w14:paraId="39B48F3C" w14:textId="1C869007" w:rsidR="0022503A" w:rsidRPr="00DC34B0" w:rsidRDefault="0022503A" w:rsidP="0022503A">
            <w:pPr>
              <w:jc w:val="left"/>
              <w:rPr>
                <w:sz w:val="20"/>
              </w:rPr>
            </w:pPr>
            <w:r>
              <w:rPr>
                <w:rFonts w:cstheme="minorHAnsi"/>
                <w:sz w:val="20"/>
              </w:rPr>
              <w:t>The sensitivity factor applied to the RDR. It should have the same unit as ann_rdr and it should be 0 for the base scenario.</w:t>
            </w:r>
          </w:p>
        </w:tc>
        <w:tc>
          <w:tcPr>
            <w:tcW w:w="799" w:type="dxa"/>
            <w:vAlign w:val="center"/>
          </w:tcPr>
          <w:p w14:paraId="5EE7D3B3" w14:textId="32141FB2" w:rsidR="0022503A" w:rsidRPr="00F308AF" w:rsidRDefault="0022503A" w:rsidP="0022503A">
            <w:pPr>
              <w:jc w:val="left"/>
              <w:rPr>
                <w:rFonts w:ascii="Calibri" w:hAnsi="Calibri" w:cs="Calibri"/>
                <w:color w:val="000000"/>
                <w:sz w:val="20"/>
                <w:szCs w:val="20"/>
              </w:rPr>
            </w:pPr>
          </w:p>
        </w:tc>
      </w:tr>
      <w:tr w:rsidR="004B70E3" w:rsidRPr="00F308AF" w14:paraId="103C1E2E" w14:textId="77777777" w:rsidTr="00F50C3B">
        <w:trPr>
          <w:cantSplit/>
        </w:trPr>
        <w:tc>
          <w:tcPr>
            <w:tcW w:w="663" w:type="dxa"/>
            <w:vAlign w:val="center"/>
          </w:tcPr>
          <w:p w14:paraId="78520A9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S3.69</w:t>
            </w:r>
          </w:p>
        </w:tc>
        <w:tc>
          <w:tcPr>
            <w:tcW w:w="1791" w:type="dxa"/>
            <w:vAlign w:val="center"/>
          </w:tcPr>
          <w:p w14:paraId="7E6E7177" w14:textId="77777777" w:rsidR="004B70E3" w:rsidRDefault="004B70E3" w:rsidP="004B70E3">
            <w:pPr>
              <w:jc w:val="left"/>
              <w:rPr>
                <w:sz w:val="20"/>
                <w:szCs w:val="20"/>
              </w:rPr>
            </w:pPr>
            <w:r>
              <w:rPr>
                <w:sz w:val="20"/>
                <w:szCs w:val="20"/>
              </w:rPr>
              <w:t>pv_prem_inc(t)</w:t>
            </w:r>
          </w:p>
        </w:tc>
        <w:tc>
          <w:tcPr>
            <w:tcW w:w="5763" w:type="dxa"/>
            <w:vAlign w:val="center"/>
          </w:tcPr>
          <w:p w14:paraId="25719551" w14:textId="052E3720" w:rsidR="004B70E3" w:rsidRPr="00513864" w:rsidRDefault="0022503A" w:rsidP="004B70E3">
            <w:pPr>
              <w:jc w:val="left"/>
              <w:rPr>
                <w:sz w:val="20"/>
                <w:szCs w:val="20"/>
              </w:rPr>
            </w:pPr>
            <w:r>
              <w:rPr>
                <w:sz w:val="20"/>
                <w:szCs w:val="20"/>
              </w:rPr>
              <w:t>The expected present value at t of the total premium</w:t>
            </w:r>
            <w:r w:rsidR="0005100A">
              <w:rPr>
                <w:sz w:val="20"/>
                <w:szCs w:val="20"/>
              </w:rPr>
              <w:t xml:space="preserve"> income</w:t>
            </w:r>
            <w:r>
              <w:rPr>
                <w:sz w:val="20"/>
                <w:szCs w:val="20"/>
              </w:rPr>
              <w:t>.</w:t>
            </w:r>
          </w:p>
        </w:tc>
        <w:tc>
          <w:tcPr>
            <w:tcW w:w="799" w:type="dxa"/>
            <w:vAlign w:val="center"/>
          </w:tcPr>
          <w:p w14:paraId="1179FF19" w14:textId="0F8692F8" w:rsidR="004B70E3" w:rsidRPr="00F308AF" w:rsidRDefault="005B4523"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7</w:t>
            </w:r>
            <w:r>
              <w:rPr>
                <w:rFonts w:ascii="Calibri" w:hAnsi="Calibri" w:cs="Calibri"/>
                <w:color w:val="000000"/>
                <w:sz w:val="20"/>
                <w:szCs w:val="20"/>
              </w:rPr>
              <w:t>)</w:t>
            </w:r>
          </w:p>
        </w:tc>
      </w:tr>
    </w:tbl>
    <w:p w14:paraId="44303828" w14:textId="77777777" w:rsidR="00F15D7D" w:rsidRDefault="00F15D7D" w:rsidP="00F15D7D"/>
    <w:p w14:paraId="480B68D1" w14:textId="77777777" w:rsidR="00F15D7D" w:rsidRDefault="00F15D7D" w:rsidP="00F15D7D">
      <w:pPr>
        <w:pStyle w:val="Heading3"/>
      </w:pPr>
      <w:r w:rsidRPr="00BD0135">
        <w:t>Further notes</w:t>
      </w:r>
    </w:p>
    <w:p w14:paraId="551CAC50" w14:textId="7542BD53" w:rsidR="00F15D7D" w:rsidRDefault="002A6B8D" w:rsidP="000B57DE">
      <w:pPr>
        <w:pStyle w:val="ListParagraph"/>
        <w:numPr>
          <w:ilvl w:val="0"/>
          <w:numId w:val="17"/>
        </w:numPr>
        <w:ind w:left="357"/>
        <w:contextualSpacing w:val="0"/>
        <w:rPr>
          <w:b/>
          <w:bCs/>
        </w:rPr>
      </w:pPr>
      <w:r>
        <w:rPr>
          <w:b/>
          <w:bCs/>
        </w:rPr>
        <w:t xml:space="preserve">Timing of </w:t>
      </w:r>
      <w:r w:rsidR="00D559A6">
        <w:rPr>
          <w:b/>
          <w:bCs/>
        </w:rPr>
        <w:t>death, lapse, mat and bonus.</w:t>
      </w:r>
    </w:p>
    <w:p w14:paraId="101EE0DB" w14:textId="0CBD9872" w:rsidR="00D559A6" w:rsidRDefault="00D559A6" w:rsidP="00D559A6">
      <w:pPr>
        <w:pStyle w:val="ListParagraph"/>
        <w:ind w:left="357"/>
        <w:contextualSpacing w:val="0"/>
      </w:pPr>
      <w:r>
        <w:t>The model assumes that deaths, lapses, maturity</w:t>
      </w:r>
      <w:r w:rsidR="008B2241">
        <w:t>, validation of hard guaranteed interest rates and</w:t>
      </w:r>
      <w:r>
        <w:t xml:space="preserve"> bonuses all happen at the end of the month. However, it assumes an order of occurrence for these events. Specifically:</w:t>
      </w:r>
    </w:p>
    <w:p w14:paraId="49340649" w14:textId="524FDAF1" w:rsidR="0073345A" w:rsidRDefault="00D559A6" w:rsidP="00D559A6">
      <w:pPr>
        <w:pStyle w:val="ListParagraph"/>
        <w:numPr>
          <w:ilvl w:val="0"/>
          <w:numId w:val="13"/>
        </w:numPr>
        <w:contextualSpacing w:val="0"/>
      </w:pPr>
      <w:r>
        <w:t>First,</w:t>
      </w:r>
      <w:r w:rsidR="0073345A">
        <w:t xml:space="preserve"> the</w:t>
      </w:r>
      <w:r>
        <w:t xml:space="preserve"> </w:t>
      </w:r>
      <w:r w:rsidR="0073345A">
        <w:t xml:space="preserve">validation of hard guaranteed interest rates is assumed to happen first. </w:t>
      </w:r>
    </w:p>
    <w:p w14:paraId="6558CFF9" w14:textId="5D4F2C3B" w:rsidR="00D559A6" w:rsidRDefault="00F91084" w:rsidP="00D559A6">
      <w:pPr>
        <w:pStyle w:val="ListParagraph"/>
        <w:numPr>
          <w:ilvl w:val="0"/>
          <w:numId w:val="13"/>
        </w:numPr>
        <w:contextualSpacing w:val="0"/>
      </w:pPr>
      <w:r>
        <w:t xml:space="preserve">Then </w:t>
      </w:r>
      <w:r w:rsidR="00D559A6">
        <w:t>deaths are assumed to happen</w:t>
      </w:r>
      <w:r w:rsidR="0070280B">
        <w:t xml:space="preserve"> </w:t>
      </w:r>
      <w:r w:rsidR="00946155">
        <w:t xml:space="preserve">next, and lapses are assumed to happen right after deaths. However, when calculating expected death and surrender outgoes, the </w:t>
      </w:r>
      <w:r w:rsidR="00913656">
        <w:t xml:space="preserve">account values used are those that are </w:t>
      </w:r>
      <w:r w:rsidR="00913656">
        <w:rPr>
          <w:b/>
          <w:bCs/>
        </w:rPr>
        <w:t xml:space="preserve">before </w:t>
      </w:r>
      <w:r w:rsidR="00913656">
        <w:t xml:space="preserve">validation. This is to separate the cost </w:t>
      </w:r>
      <w:r w:rsidR="003422C3">
        <w:t>of validation explicitly to the</w:t>
      </w:r>
      <w:r w:rsidR="00BE478D">
        <w:t xml:space="preserve"> outgoes of</w:t>
      </w:r>
      <w:r w:rsidR="003422C3">
        <w:t xml:space="preserve"> cost </w:t>
      </w:r>
      <w:r w:rsidR="00E05DAB">
        <w:t xml:space="preserve">of guarantee at termination. This </w:t>
      </w:r>
      <w:r w:rsidR="00BE478D">
        <w:t>is represented by the bridging algorithm designed in calculating the cost of guarantee at termination.</w:t>
      </w:r>
    </w:p>
    <w:p w14:paraId="391CF77A" w14:textId="4BD8C516" w:rsidR="00BE478D" w:rsidRDefault="00086DD1" w:rsidP="00D559A6">
      <w:pPr>
        <w:pStyle w:val="ListParagraph"/>
        <w:numPr>
          <w:ilvl w:val="0"/>
          <w:numId w:val="13"/>
        </w:numPr>
        <w:contextualSpacing w:val="0"/>
      </w:pPr>
      <w:r>
        <w:t xml:space="preserve">Bonuses are assumed to happen after deaths and surrenders. Hence, all policies that are in-force at the end of the month will be reserved </w:t>
      </w:r>
      <w:r w:rsidR="00E653CA">
        <w:t>by the account value after bonus (the final account value calculated in each month).</w:t>
      </w:r>
    </w:p>
    <w:p w14:paraId="68372F05" w14:textId="3F438C38" w:rsidR="00E653CA" w:rsidRDefault="00E653CA" w:rsidP="00D559A6">
      <w:pPr>
        <w:pStyle w:val="ListParagraph"/>
        <w:numPr>
          <w:ilvl w:val="0"/>
          <w:numId w:val="13"/>
        </w:numPr>
        <w:contextualSpacing w:val="0"/>
      </w:pPr>
      <w:r>
        <w:t xml:space="preserve">The maturity is assumed to happen </w:t>
      </w:r>
      <w:r w:rsidR="000E72CE">
        <w:t xml:space="preserve">after bonuses. At the end of the month after bonuses, if the policy is not due yet, the account value after bonuses will be </w:t>
      </w:r>
      <w:r w:rsidR="00612B32">
        <w:t>held as reserves. Otherwise, if the policy matures, the account value after bonuses will be paid as the maturity benefit.</w:t>
      </w:r>
    </w:p>
    <w:p w14:paraId="1D76A304" w14:textId="65647834" w:rsidR="008D4A83" w:rsidRPr="00D559A6" w:rsidRDefault="008D4A83" w:rsidP="008D4A83">
      <w:pPr>
        <w:ind w:left="360"/>
      </w:pPr>
      <w:r>
        <w:t>The unit reserves held at the start of each month are equal to the account value after bonuses at the end of the previous month.</w:t>
      </w:r>
    </w:p>
    <w:p w14:paraId="0D41CD39" w14:textId="7F5BF9F3" w:rsidR="000B57DE" w:rsidRDefault="0092067E" w:rsidP="000B57DE">
      <w:pPr>
        <w:pStyle w:val="ListParagraph"/>
        <w:numPr>
          <w:ilvl w:val="0"/>
          <w:numId w:val="17"/>
        </w:numPr>
        <w:ind w:left="357"/>
        <w:contextualSpacing w:val="0"/>
        <w:rPr>
          <w:b/>
          <w:bCs/>
        </w:rPr>
      </w:pPr>
      <w:r>
        <w:rPr>
          <w:b/>
          <w:bCs/>
        </w:rPr>
        <w:t>Cost of guarantee</w:t>
      </w:r>
      <w:r w:rsidR="004256ED">
        <w:rPr>
          <w:b/>
          <w:bCs/>
        </w:rPr>
        <w:t xml:space="preserve"> incurred to adjust the account value</w:t>
      </w:r>
    </w:p>
    <w:p w14:paraId="2A8B3B52" w14:textId="4E8BF4D2" w:rsidR="00D479AF" w:rsidRDefault="004256ED" w:rsidP="00D479AF">
      <w:pPr>
        <w:pStyle w:val="ListParagraph"/>
        <w:ind w:left="357"/>
        <w:contextualSpacing w:val="0"/>
      </w:pPr>
      <w:r>
        <w:lastRenderedPageBreak/>
        <w:t xml:space="preserve">The cost of guarantee incurred to adjust the account value is implicitly accounted for </w:t>
      </w:r>
      <w:r w:rsidR="00D479AF">
        <w:t>by</w:t>
      </w:r>
      <w:r>
        <w:t xml:space="preserve"> the mechanism of holding the account value after bonuses as reserves at the end of each month.</w:t>
      </w:r>
    </w:p>
    <w:p w14:paraId="7F52FDFF" w14:textId="3892309B" w:rsidR="004256ED" w:rsidRDefault="00FC72C4" w:rsidP="000B57DE">
      <w:pPr>
        <w:pStyle w:val="ListParagraph"/>
        <w:numPr>
          <w:ilvl w:val="0"/>
          <w:numId w:val="17"/>
        </w:numPr>
        <w:ind w:left="357"/>
        <w:contextualSpacing w:val="0"/>
        <w:rPr>
          <w:b/>
          <w:bCs/>
        </w:rPr>
      </w:pPr>
      <w:r>
        <w:rPr>
          <w:b/>
          <w:bCs/>
        </w:rPr>
        <w:t>The investment income earned on SH cashflows in month t</w:t>
      </w:r>
    </w:p>
    <w:p w14:paraId="4579FE0A" w14:textId="1699121B" w:rsidR="00FC72C4" w:rsidRDefault="00FC72C4" w:rsidP="00FC72C4">
      <w:pPr>
        <w:pStyle w:val="ListParagraph"/>
        <w:ind w:left="357"/>
        <w:contextualSpacing w:val="0"/>
      </w:pPr>
      <w:r>
        <w:t xml:space="preserve">In any month t, </w:t>
      </w:r>
      <w:r w:rsidR="00B533A6">
        <w:t>all the SH cash inflows at the start of the month, after deducting all cash outflows incurred at the start of that month,</w:t>
      </w:r>
      <w:r w:rsidR="00F30D28">
        <w:t xml:space="preserve"> will </w:t>
      </w:r>
      <w:r w:rsidR="00A35AE9">
        <w:t xml:space="preserve">be used to invest to earn </w:t>
      </w:r>
      <w:r w:rsidR="00CE79E7">
        <w:t>interest</w:t>
      </w:r>
      <w:r w:rsidR="00A35AE9">
        <w:t xml:space="preserve"> at the assumed</w:t>
      </w:r>
      <w:r w:rsidR="00CE79E7">
        <w:t xml:space="preserve"> SH Fund earned</w:t>
      </w:r>
      <w:r w:rsidR="00A35AE9">
        <w:t xml:space="preserve"> rate</w:t>
      </w:r>
      <w:r w:rsidR="00CE79E7">
        <w:t xml:space="preserve"> provided in model assumptions.</w:t>
      </w:r>
    </w:p>
    <w:p w14:paraId="1DAC686A" w14:textId="1657E54C" w:rsidR="00CE79E7" w:rsidRDefault="00CE79E7" w:rsidP="00FC72C4">
      <w:pPr>
        <w:pStyle w:val="ListParagraph"/>
        <w:ind w:left="357"/>
        <w:contextualSpacing w:val="0"/>
      </w:pPr>
      <w:r>
        <w:t>The cash inflows for SH at the start of the month include:</w:t>
      </w:r>
    </w:p>
    <w:p w14:paraId="4A977906" w14:textId="1D963502" w:rsidR="00F605F7" w:rsidRDefault="00F605F7" w:rsidP="00F605F7">
      <w:pPr>
        <w:pStyle w:val="ListParagraph"/>
        <w:numPr>
          <w:ilvl w:val="0"/>
          <w:numId w:val="13"/>
        </w:numPr>
        <w:contextualSpacing w:val="0"/>
      </w:pPr>
      <w:r>
        <w:t>Allocation charges from basic and top-up premiums.</w:t>
      </w:r>
    </w:p>
    <w:p w14:paraId="07F258A9" w14:textId="0BBC684E" w:rsidR="00F605F7" w:rsidRDefault="00F605F7" w:rsidP="00F605F7">
      <w:pPr>
        <w:pStyle w:val="ListParagraph"/>
        <w:numPr>
          <w:ilvl w:val="0"/>
          <w:numId w:val="13"/>
        </w:numPr>
        <w:contextualSpacing w:val="0"/>
      </w:pPr>
      <w:r>
        <w:t xml:space="preserve">Total deductions successfully deducted at the start of the month, including </w:t>
      </w:r>
      <w:r w:rsidR="00345F25">
        <w:t xml:space="preserve">new admin charge and COI charge </w:t>
      </w:r>
      <w:r w:rsidR="00087F05">
        <w:t>for</w:t>
      </w:r>
      <w:r w:rsidR="00345F25">
        <w:t xml:space="preserve"> that month and the deductions carried forward cleared from the allocated premiums.</w:t>
      </w:r>
    </w:p>
    <w:p w14:paraId="4E22404F" w14:textId="39F25043" w:rsidR="00087F05" w:rsidRDefault="00087F05" w:rsidP="00087F05">
      <w:pPr>
        <w:ind w:left="360"/>
      </w:pPr>
      <w:r>
        <w:t>The cash outflows for SH at the start of the month include:</w:t>
      </w:r>
    </w:p>
    <w:p w14:paraId="6D7BEFA5" w14:textId="6924F4FB" w:rsidR="00087F05" w:rsidRDefault="00087F05" w:rsidP="00914F49">
      <w:pPr>
        <w:pStyle w:val="ListParagraph"/>
        <w:numPr>
          <w:ilvl w:val="0"/>
          <w:numId w:val="13"/>
        </w:numPr>
        <w:ind w:left="714" w:hanging="357"/>
        <w:contextualSpacing w:val="0"/>
      </w:pPr>
      <w:r>
        <w:t xml:space="preserve">The operational expenses, </w:t>
      </w:r>
      <w:r w:rsidR="00C92D85">
        <w:t>either initial expenses or renewal expenses, and the investment expenses.</w:t>
      </w:r>
    </w:p>
    <w:p w14:paraId="5CCCDFFF" w14:textId="2B9082A6" w:rsidR="00C92D85" w:rsidRPr="00FC72C4" w:rsidRDefault="00C92D85" w:rsidP="00914F49">
      <w:pPr>
        <w:pStyle w:val="ListParagraph"/>
        <w:numPr>
          <w:ilvl w:val="0"/>
          <w:numId w:val="13"/>
        </w:numPr>
        <w:ind w:left="714" w:hanging="357"/>
        <w:contextualSpacing w:val="0"/>
      </w:pPr>
      <w:r>
        <w:t>The commission</w:t>
      </w:r>
      <w:r w:rsidR="00914F49">
        <w:t>s and overriding commissions.</w:t>
      </w:r>
    </w:p>
    <w:p w14:paraId="7957E33E" w14:textId="30BEB5AC" w:rsidR="00FC72C4" w:rsidRDefault="006664A9" w:rsidP="000B57DE">
      <w:pPr>
        <w:pStyle w:val="ListParagraph"/>
        <w:numPr>
          <w:ilvl w:val="0"/>
          <w:numId w:val="17"/>
        </w:numPr>
        <w:ind w:left="357"/>
        <w:contextualSpacing w:val="0"/>
        <w:rPr>
          <w:b/>
          <w:bCs/>
        </w:rPr>
      </w:pPr>
      <w:r>
        <w:rPr>
          <w:b/>
          <w:bCs/>
        </w:rPr>
        <w:t>Calculation of the zeroising reserve (the non-unit reserve)</w:t>
      </w:r>
    </w:p>
    <w:p w14:paraId="25B49F56" w14:textId="22D7D705" w:rsidR="00FC70D0" w:rsidRDefault="0018424E" w:rsidP="00FC70D0">
      <w:pPr>
        <w:pStyle w:val="ListParagraph"/>
        <w:ind w:left="357"/>
        <w:contextualSpacing w:val="0"/>
      </w:pPr>
      <w:r>
        <w:t>The zeroising reserve (ZV) is calculated based on the full projected value of the CF before ZV</w:t>
      </w:r>
      <w:r w:rsidR="00FC70D0">
        <w:t xml:space="preserve"> as follows:</w:t>
      </w:r>
    </w:p>
    <w:p w14:paraId="2BFC706C" w14:textId="12D42E39" w:rsidR="00EC0C1F" w:rsidRDefault="00EC0C1F" w:rsidP="00EC0C1F">
      <w:pPr>
        <w:pStyle w:val="ListParagraph"/>
        <w:numPr>
          <w:ilvl w:val="0"/>
          <w:numId w:val="13"/>
        </w:numPr>
        <w:contextualSpacing w:val="0"/>
      </w:pPr>
      <w:r>
        <w:t>It starts with the last projection month in which the CF before ZV becomes negative.</w:t>
      </w:r>
    </w:p>
    <w:p w14:paraId="59F21C38" w14:textId="0F2A6E4C" w:rsidR="00EC0C1F" w:rsidRDefault="00EC0C1F" w:rsidP="00EC0C1F">
      <w:pPr>
        <w:pStyle w:val="ListParagraph"/>
        <w:numPr>
          <w:ilvl w:val="0"/>
          <w:numId w:val="13"/>
        </w:numPr>
        <w:contextualSpacing w:val="0"/>
      </w:pPr>
      <w:r>
        <w:t>An amount of ZV is set up at the start of that month</w:t>
      </w:r>
      <w:r w:rsidR="000B30F0">
        <w:t xml:space="preserve">, effectively the end of the previous month, so that it is sufficient, allowing for earned investment income </w:t>
      </w:r>
      <w:r w:rsidR="0035122A">
        <w:t>in the month</w:t>
      </w:r>
      <w:r w:rsidR="000B30F0">
        <w:t xml:space="preserve"> (assuming to be </w:t>
      </w:r>
      <w:r w:rsidR="00206C24">
        <w:t>based on the valuation interest rate)</w:t>
      </w:r>
      <w:r w:rsidR="0035122A">
        <w:t>,</w:t>
      </w:r>
      <w:r w:rsidR="0035122A" w:rsidRPr="0035122A">
        <w:t xml:space="preserve"> </w:t>
      </w:r>
      <w:r w:rsidR="0035122A">
        <w:t>to “zeroize” the negative CF.</w:t>
      </w:r>
    </w:p>
    <w:p w14:paraId="52E3809F" w14:textId="201BB6F4" w:rsidR="0035122A" w:rsidRDefault="0035122A" w:rsidP="00EC0C1F">
      <w:pPr>
        <w:pStyle w:val="ListParagraph"/>
        <w:numPr>
          <w:ilvl w:val="0"/>
          <w:numId w:val="13"/>
        </w:numPr>
        <w:contextualSpacing w:val="0"/>
      </w:pPr>
      <w:r>
        <w:t>This amount of ZV is then deducted from the net CF at the end of the previous month.</w:t>
      </w:r>
    </w:p>
    <w:p w14:paraId="464DAF99" w14:textId="5BE3FA07" w:rsidR="0035122A" w:rsidRDefault="0035122A" w:rsidP="00EC0C1F">
      <w:pPr>
        <w:pStyle w:val="ListParagraph"/>
        <w:numPr>
          <w:ilvl w:val="0"/>
          <w:numId w:val="13"/>
        </w:numPr>
        <w:contextualSpacing w:val="0"/>
      </w:pPr>
      <w:r>
        <w:t>The process continues to wok backwards</w:t>
      </w:r>
      <w:r w:rsidR="00F15FC3">
        <w:t xml:space="preserve">, with each negative being “zeroized” </w:t>
      </w:r>
      <w:r w:rsidR="004E7C3E">
        <w:t>accordingly.</w:t>
      </w:r>
    </w:p>
    <w:p w14:paraId="268ABCBF" w14:textId="7CDB857A" w:rsidR="00C7710B" w:rsidRDefault="002B638C" w:rsidP="000759E6">
      <w:pPr>
        <w:pStyle w:val="ListParagraph"/>
        <w:ind w:left="357"/>
        <w:contextualSpacing w:val="0"/>
      </w:pPr>
      <w:r>
        <w:t>Note that, for simplification</w:t>
      </w:r>
      <w:r w:rsidR="00C7710B">
        <w:t xml:space="preserve"> and illustration</w:t>
      </w:r>
      <w:r>
        <w:t>, we assume here that</w:t>
      </w:r>
      <w:r w:rsidR="00DB6E84">
        <w:t xml:space="preserve">, to calculate the </w:t>
      </w:r>
      <w:r w:rsidR="006B37C4">
        <w:t>CF before ZV used for the calculation of the ZV,</w:t>
      </w:r>
      <w:r>
        <w:t xml:space="preserve"> the reserving basis is the same as the projection basis.</w:t>
      </w:r>
      <w:r w:rsidR="000759E6">
        <w:t xml:space="preserve"> </w:t>
      </w:r>
    </w:p>
    <w:p w14:paraId="5C93D6F9" w14:textId="583C90C5" w:rsidR="000759E6" w:rsidRDefault="000759E6" w:rsidP="000759E6">
      <w:pPr>
        <w:pStyle w:val="ListParagraph"/>
        <w:ind w:left="357"/>
        <w:contextualSpacing w:val="0"/>
      </w:pPr>
      <w:r>
        <w:t>In a more sophisticated situation, a projection of policy account value per policy and the projection of valuation profit should be performed separately using the reserving basis. The zeroising reserve will then be calculated based on that valuation profit an</w:t>
      </w:r>
      <w:r w:rsidR="00DB478C">
        <w:t>d on a per-policy basis. The per-policy zeroising reserve will then be integrated into the projection cashflow using the projection basis.</w:t>
      </w:r>
    </w:p>
    <w:p w14:paraId="0DE3755F" w14:textId="1A48CE33" w:rsidR="005A032B" w:rsidRDefault="005A032B" w:rsidP="000759E6">
      <w:pPr>
        <w:pStyle w:val="ListParagraph"/>
        <w:ind w:left="357"/>
        <w:contextualSpacing w:val="0"/>
      </w:pPr>
      <w:r>
        <w:t xml:space="preserve">Common differences between the reserving basis and the projection basis may be </w:t>
      </w:r>
      <w:r w:rsidR="00F73E77">
        <w:t xml:space="preserve">in the </w:t>
      </w:r>
      <w:r w:rsidR="00D03FB3">
        <w:t>construction of the decrements (e.g., reserving basis may require more prudent rates than projection basis</w:t>
      </w:r>
      <w:r w:rsidR="005A4B9D">
        <w:t>, like +10% on best estimate mortality, zero lapse rate, etc.). Another</w:t>
      </w:r>
      <w:r w:rsidR="00A567BC">
        <w:t xml:space="preserve"> less common</w:t>
      </w:r>
      <w:r w:rsidR="005A4B9D">
        <w:t xml:space="preserve"> </w:t>
      </w:r>
      <w:r w:rsidR="002F70F8">
        <w:t>difference may be in</w:t>
      </w:r>
      <w:r w:rsidR="008F0A6C" w:rsidRPr="008F0A6C">
        <w:t xml:space="preserve"> </w:t>
      </w:r>
      <w:r w:rsidR="008F0A6C">
        <w:t xml:space="preserve">the SH fund earned rate </w:t>
      </w:r>
      <w:r w:rsidR="00943D1A">
        <w:t>applied to</w:t>
      </w:r>
      <w:r w:rsidR="008F0A6C">
        <w:t xml:space="preserve"> net cashflow</w:t>
      </w:r>
      <w:r w:rsidR="00943D1A">
        <w:t>s</w:t>
      </w:r>
      <w:r w:rsidR="00713EC1">
        <w:t>, or</w:t>
      </w:r>
      <w:r w:rsidR="009140A6">
        <w:t xml:space="preserve"> even</w:t>
      </w:r>
      <w:r w:rsidR="00713EC1">
        <w:t xml:space="preserve"> </w:t>
      </w:r>
      <w:r w:rsidR="008F0A6C">
        <w:t>the fund earned rate/fund crediting rate used to project the account value</w:t>
      </w:r>
      <w:r w:rsidR="00FC70D0">
        <w:t>.</w:t>
      </w:r>
    </w:p>
    <w:p w14:paraId="449A56CB" w14:textId="5DD6B0F3" w:rsidR="005479E1" w:rsidRDefault="00B44CFC" w:rsidP="000759E6">
      <w:pPr>
        <w:pStyle w:val="ListParagraph"/>
        <w:ind w:left="357"/>
        <w:contextualSpacing w:val="0"/>
      </w:pPr>
      <w:r>
        <w:t xml:space="preserve">This </w:t>
      </w:r>
      <w:r w:rsidR="00AE79B6">
        <w:t>may indicate the need to encapsulate the projection of policy account value per policy</w:t>
      </w:r>
      <w:r w:rsidR="00FC70D0">
        <w:t>, the construction of decrements</w:t>
      </w:r>
      <w:r w:rsidR="00AE79B6">
        <w:t xml:space="preserve"> and the calculation of the </w:t>
      </w:r>
      <w:r w:rsidR="007B2F5E">
        <w:t>cashflow used to compute zeroising reserve</w:t>
      </w:r>
      <w:r w:rsidR="00FA49D8">
        <w:t xml:space="preserve"> </w:t>
      </w:r>
      <w:r w:rsidR="00FA49D8">
        <w:lastRenderedPageBreak/>
        <w:t>(ZV)</w:t>
      </w:r>
      <w:r w:rsidR="007B2F5E">
        <w:t xml:space="preserve"> into some independent modules so that we can easily reuse it later</w:t>
      </w:r>
      <w:r w:rsidR="00AF2085">
        <w:t xml:space="preserve">. </w:t>
      </w:r>
      <w:r w:rsidR="00C26530">
        <w:t>For example, in a standard model, we may</w:t>
      </w:r>
      <w:r w:rsidR="00006C27">
        <w:t xml:space="preserve"> first</w:t>
      </w:r>
      <w:r w:rsidR="00AF2085">
        <w:t xml:space="preserve"> call </w:t>
      </w:r>
      <w:r w:rsidR="00006C27">
        <w:t xml:space="preserve">the modules </w:t>
      </w:r>
      <w:r w:rsidR="00AF2085">
        <w:t>using the valuation basis to compute zeroising reserves on a per-policy basis and then call</w:t>
      </w:r>
      <w:r w:rsidR="005479E1">
        <w:t xml:space="preserve"> </w:t>
      </w:r>
      <w:r w:rsidR="00006C27">
        <w:t>them</w:t>
      </w:r>
      <w:r w:rsidR="00AF2085">
        <w:t xml:space="preserve"> again on the projection basis</w:t>
      </w:r>
      <w:r w:rsidR="005479E1">
        <w:t xml:space="preserve">. The CF after ZV will be calculated using the CF before ZV calculated under the projection basis and the ZV calculated </w:t>
      </w:r>
      <w:r w:rsidR="007F3291">
        <w:t>based on the CF before ZV under the reserving basis.</w:t>
      </w:r>
    </w:p>
    <w:p w14:paraId="3F15FCE8" w14:textId="226AB3B0" w:rsidR="003155BD" w:rsidRDefault="003155BD" w:rsidP="000B57DE">
      <w:pPr>
        <w:pStyle w:val="ListParagraph"/>
        <w:numPr>
          <w:ilvl w:val="0"/>
          <w:numId w:val="17"/>
        </w:numPr>
        <w:ind w:left="357"/>
        <w:contextualSpacing w:val="0"/>
        <w:rPr>
          <w:b/>
          <w:bCs/>
        </w:rPr>
      </w:pPr>
      <w:r w:rsidRPr="003155BD">
        <w:rPr>
          <w:b/>
          <w:bCs/>
        </w:rPr>
        <w:t>Zeroising reserve backward pass</w:t>
      </w:r>
    </w:p>
    <w:p w14:paraId="53680D05" w14:textId="61C789DC" w:rsidR="003155BD" w:rsidRPr="003155BD" w:rsidRDefault="001449E1" w:rsidP="003155BD">
      <w:pPr>
        <w:pStyle w:val="ListParagraph"/>
        <w:ind w:left="357"/>
        <w:contextualSpacing w:val="0"/>
      </w:pPr>
      <w:r w:rsidRPr="001449E1">
        <w:t xml:space="preserve">zeroising_res_if(t) cannot be computed in the same forward pass as the other Part 3 variables. It requires a two-pass approach: (1) a forward pass computing all variables from S3.1 through S3.49 to fully populate cf_before_zv(t) for all projection months, followed by (2) a backward pass starting from the last projection month and working back to t = </w:t>
      </w:r>
      <w:r w:rsidR="001F6AB6">
        <w:t>1</w:t>
      </w:r>
      <w:r w:rsidRPr="001449E1">
        <w:t xml:space="preserve"> to compute zeroising_res_if(t). All variables from S3.54 onward depend on this backward pass and must therefore also be computed in or after the second pass. The variable cf_before_zv must be fully stored in memory before the backward pass begins.</w:t>
      </w:r>
    </w:p>
    <w:p w14:paraId="55267AB3" w14:textId="0AECF23E" w:rsidR="00706A9C" w:rsidRDefault="00706A9C" w:rsidP="000B57DE">
      <w:pPr>
        <w:pStyle w:val="ListParagraph"/>
        <w:numPr>
          <w:ilvl w:val="0"/>
          <w:numId w:val="17"/>
        </w:numPr>
        <w:ind w:left="357"/>
        <w:contextualSpacing w:val="0"/>
        <w:rPr>
          <w:b/>
          <w:bCs/>
        </w:rPr>
      </w:pPr>
      <w:r>
        <w:rPr>
          <w:b/>
          <w:bCs/>
        </w:rPr>
        <w:t>Solvency capital requirements</w:t>
      </w:r>
    </w:p>
    <w:p w14:paraId="6AD073F6" w14:textId="3771EE12" w:rsidR="0065226E" w:rsidRDefault="00686D39" w:rsidP="0065226E">
      <w:pPr>
        <w:pStyle w:val="ListParagraph"/>
        <w:ind w:left="357"/>
        <w:contextualSpacing w:val="0"/>
      </w:pPr>
      <w:r>
        <w:t>The solvency capital requirement is assumed to follow a simplified version of Solvency I in which prescribed</w:t>
      </w:r>
      <w:r w:rsidR="00A97924">
        <w:t xml:space="preserve"> risk</w:t>
      </w:r>
      <w:r>
        <w:t xml:space="preserve"> parameters </w:t>
      </w:r>
      <w:r w:rsidR="00A97924">
        <w:t xml:space="preserve">will be applied to reserves and sum at risk of in-force policies to determine the minimum capital </w:t>
      </w:r>
      <w:r w:rsidR="00D7338F">
        <w:t>that needs to be held.</w:t>
      </w:r>
    </w:p>
    <w:p w14:paraId="7038FAA5" w14:textId="04E1D4A8" w:rsidR="00656FD4" w:rsidRPr="0065226E" w:rsidRDefault="00656FD4" w:rsidP="0065226E">
      <w:pPr>
        <w:pStyle w:val="ListParagraph"/>
        <w:ind w:left="357"/>
        <w:contextualSpacing w:val="0"/>
      </w:pPr>
      <w:r>
        <w:t xml:space="preserve">The increase </w:t>
      </w:r>
      <w:r w:rsidR="00F74AB8">
        <w:t>in</w:t>
      </w:r>
      <w:r>
        <w:t xml:space="preserve"> solvency capital requirements, i.e., the cashflow </w:t>
      </w:r>
      <w:r w:rsidR="005F465A">
        <w:t>incurred to set up the solvency capital, is not taxable. H</w:t>
      </w:r>
      <w:r w:rsidR="00F74AB8">
        <w:t>owever, the investment income earned on solvency capital will still be taxable.</w:t>
      </w:r>
    </w:p>
    <w:p w14:paraId="609D018A" w14:textId="67BD9FF9" w:rsidR="005B4523" w:rsidRDefault="005B4523" w:rsidP="000B57DE">
      <w:pPr>
        <w:pStyle w:val="ListParagraph"/>
        <w:numPr>
          <w:ilvl w:val="0"/>
          <w:numId w:val="17"/>
        </w:numPr>
        <w:ind w:left="357"/>
        <w:contextualSpacing w:val="0"/>
        <w:rPr>
          <w:b/>
          <w:bCs/>
        </w:rPr>
      </w:pPr>
      <w:r>
        <w:rPr>
          <w:b/>
          <w:bCs/>
        </w:rPr>
        <w:t>The discounted values</w:t>
      </w:r>
    </w:p>
    <w:p w14:paraId="59D67B19" w14:textId="77777777" w:rsidR="00A801AC" w:rsidRDefault="00A801AC" w:rsidP="00AE1818">
      <w:pPr>
        <w:pStyle w:val="ListParagraph"/>
        <w:ind w:left="357"/>
        <w:contextualSpacing w:val="0"/>
      </w:pPr>
      <w:r w:rsidRPr="00A801AC">
        <w:t>These are computed in a backward pass after cf_after_scr(t) is fully populated for all t. pv_cf_after_scr(0) is the primary output representing the total EPV of the profit signature at inception. Values at t &gt; 0 represent the prospective EPV conditional on surviving to month t and are retained as diagnostic outputs. The discount factor applied at each step is (1 + m_rdr(t))^(-1) where m_rdr is computed from the annual RDR and its sensitivity factor.</w:t>
      </w:r>
    </w:p>
    <w:p w14:paraId="3E065FA8" w14:textId="0F80C371" w:rsidR="003E54D1" w:rsidRPr="00AE1818" w:rsidRDefault="004C67A1" w:rsidP="00A801AC">
      <w:r>
        <w:t xml:space="preserve"> </w:t>
      </w:r>
    </w:p>
    <w:p w14:paraId="4A71E267" w14:textId="77777777" w:rsidR="00CB4B05" w:rsidRDefault="00CB4B05">
      <w:pPr>
        <w:jc w:val="left"/>
        <w:rPr>
          <w:rFonts w:asciiTheme="majorHAnsi" w:eastAsiaTheme="majorEastAsia" w:hAnsiTheme="majorHAnsi" w:cstheme="majorBidi"/>
          <w:b/>
          <w:color w:val="2E74B5" w:themeColor="accent1" w:themeShade="BF"/>
          <w:sz w:val="32"/>
          <w:szCs w:val="32"/>
        </w:rPr>
      </w:pPr>
      <w:r>
        <w:br w:type="page"/>
      </w:r>
    </w:p>
    <w:p w14:paraId="4B8325A3" w14:textId="75DA1559" w:rsidR="004D1619" w:rsidRDefault="004D1619" w:rsidP="004D1619">
      <w:pPr>
        <w:pStyle w:val="Heading1"/>
      </w:pPr>
      <w:r>
        <w:lastRenderedPageBreak/>
        <w:t>Model Outputs</w:t>
      </w:r>
    </w:p>
    <w:p w14:paraId="4396ED26" w14:textId="42A86151" w:rsidR="00D4750F" w:rsidRPr="00D4750F" w:rsidRDefault="00D4750F" w:rsidP="00F0497E">
      <w:pPr>
        <w:rPr>
          <w:b/>
          <w:bCs/>
        </w:rPr>
      </w:pPr>
      <w:r>
        <w:rPr>
          <w:b/>
          <w:bCs/>
        </w:rPr>
        <w:t>Overiview</w:t>
      </w:r>
    </w:p>
    <w:p w14:paraId="351D8B74" w14:textId="62E3433A" w:rsidR="00F0497E" w:rsidRDefault="00F0497E" w:rsidP="00F0497E">
      <w:r>
        <w:t>The model supports three output modes, configurable via the model configuration settings:</w:t>
      </w:r>
    </w:p>
    <w:p w14:paraId="2AB58160" w14:textId="77777777" w:rsidR="00F0497E" w:rsidRDefault="00F0497E" w:rsidP="00BE41B6">
      <w:pPr>
        <w:pStyle w:val="ListParagraph"/>
        <w:numPr>
          <w:ilvl w:val="0"/>
          <w:numId w:val="18"/>
        </w:numPr>
        <w:ind w:left="357" w:hanging="357"/>
        <w:contextualSpacing w:val="0"/>
      </w:pPr>
      <w:r w:rsidRPr="00F0497E">
        <w:rPr>
          <w:b/>
          <w:bCs/>
        </w:rPr>
        <w:t>Summary mode</w:t>
      </w:r>
      <w:r>
        <w:t xml:space="preserve"> produces a single aggregated time series per scenario, accumulating all output variables across all policies in the portfolio. This is the default mode and is suitable for most production runs.</w:t>
      </w:r>
    </w:p>
    <w:p w14:paraId="10310363" w14:textId="77777777" w:rsidR="00F0497E" w:rsidRDefault="00F0497E" w:rsidP="00BE41B6">
      <w:pPr>
        <w:pStyle w:val="ListParagraph"/>
        <w:numPr>
          <w:ilvl w:val="0"/>
          <w:numId w:val="18"/>
        </w:numPr>
        <w:ind w:left="357" w:hanging="357"/>
        <w:contextualSpacing w:val="0"/>
      </w:pPr>
      <w:r w:rsidRPr="00F0497E">
        <w:rPr>
          <w:b/>
          <w:bCs/>
        </w:rPr>
        <w:t>Per-policy mode</w:t>
      </w:r>
      <w:r>
        <w:t xml:space="preserve"> produces a disaggregated time series per policy per scenario, allowing detailed inspection of individual policy projections. This mode is intended primarily for validation and testing.</w:t>
      </w:r>
    </w:p>
    <w:p w14:paraId="435BB9B1" w14:textId="77777777" w:rsidR="00F0497E" w:rsidRDefault="00F0497E" w:rsidP="00BE41B6">
      <w:pPr>
        <w:pStyle w:val="ListParagraph"/>
        <w:numPr>
          <w:ilvl w:val="0"/>
          <w:numId w:val="18"/>
        </w:numPr>
        <w:ind w:left="357" w:hanging="357"/>
        <w:contextualSpacing w:val="0"/>
      </w:pPr>
      <w:r w:rsidRPr="00F0497E">
        <w:rPr>
          <w:b/>
          <w:bCs/>
        </w:rPr>
        <w:t>Stochastic mode</w:t>
      </w:r>
      <w:r>
        <w:t xml:space="preserve"> produces simulation-level outputs for a selected subset of variables and time steps across a configurable number of stochastic scenarios.</w:t>
      </w:r>
    </w:p>
    <w:p w14:paraId="2D5376D5" w14:textId="77777777" w:rsidR="00D4750F" w:rsidRDefault="00D4750F" w:rsidP="00F1036F">
      <w:r w:rsidRPr="00D4750F">
        <w:t>Summary mode and per-policy mode can be run together in a single run, producing both the aggregated portfolio output and the disaggregated per-policy output simultaneously. Stochastic mode is run independently and cannot be combined with the other modes in the same run.</w:t>
      </w:r>
    </w:p>
    <w:p w14:paraId="5E678B13" w14:textId="5516993B" w:rsidR="00D4750F" w:rsidRPr="00D4750F" w:rsidRDefault="00D4750F" w:rsidP="00F1036F">
      <w:pPr>
        <w:rPr>
          <w:b/>
          <w:bCs/>
        </w:rPr>
      </w:pPr>
      <w:r>
        <w:rPr>
          <w:b/>
          <w:bCs/>
        </w:rPr>
        <w:t>Key metrics</w:t>
      </w:r>
    </w:p>
    <w:p w14:paraId="1FA8A0FC" w14:textId="7602A457" w:rsidR="00F1036F" w:rsidRDefault="00F1036F" w:rsidP="00F1036F">
      <w:r>
        <w:t>The key metrics printed to the console at the end of a run depend on the output mode.</w:t>
      </w:r>
    </w:p>
    <w:p w14:paraId="6FF2093A" w14:textId="77777777" w:rsidR="00BE41B6" w:rsidRDefault="00F1036F" w:rsidP="00162207">
      <w:pPr>
        <w:pStyle w:val="ListParagraph"/>
        <w:numPr>
          <w:ilvl w:val="0"/>
          <w:numId w:val="19"/>
        </w:numPr>
        <w:ind w:left="357"/>
        <w:contextualSpacing w:val="0"/>
        <w:rPr>
          <w:b/>
          <w:bCs/>
        </w:rPr>
      </w:pPr>
      <w:r w:rsidRPr="00BE41B6">
        <w:rPr>
          <w:b/>
          <w:bCs/>
        </w:rPr>
        <w:t>Summary mode</w:t>
      </w:r>
    </w:p>
    <w:p w14:paraId="3F40A136" w14:textId="77777777" w:rsidR="00162207" w:rsidRDefault="00F1036F" w:rsidP="00162207">
      <w:pPr>
        <w:pStyle w:val="ListParagraph"/>
        <w:ind w:left="357"/>
        <w:contextualSpacing w:val="0"/>
      </w:pPr>
      <w:r>
        <w:t>At the end of each scenario run, the following metrics are printed to the console for immediate reference, in addition to being available in the output files.</w:t>
      </w:r>
    </w:p>
    <w:p w14:paraId="274DD08F" w14:textId="173591D7" w:rsidR="00877470" w:rsidRDefault="00F1036F" w:rsidP="00162207">
      <w:pPr>
        <w:pStyle w:val="ListParagraph"/>
        <w:numPr>
          <w:ilvl w:val="0"/>
          <w:numId w:val="20"/>
        </w:numPr>
        <w:contextualSpacing w:val="0"/>
      </w:pPr>
      <w:r w:rsidRPr="00162207">
        <w:rPr>
          <w:i/>
          <w:iCs/>
        </w:rPr>
        <w:t>Present value of future profits</w:t>
      </w:r>
      <w:r>
        <w:t>:</w:t>
      </w:r>
      <w:r w:rsidR="001E14D4">
        <w:t xml:space="preserve"> </w:t>
      </w:r>
      <w:r>
        <w:t>PV Profits = pv_cf_after_scr(0)</w:t>
      </w:r>
    </w:p>
    <w:p w14:paraId="759D185E" w14:textId="77777777" w:rsidR="00877470" w:rsidRDefault="00F1036F" w:rsidP="00162207">
      <w:pPr>
        <w:pStyle w:val="ListParagraph"/>
        <w:numPr>
          <w:ilvl w:val="0"/>
          <w:numId w:val="20"/>
        </w:numPr>
        <w:contextualSpacing w:val="0"/>
      </w:pPr>
      <w:r w:rsidRPr="001E14D4">
        <w:rPr>
          <w:i/>
          <w:iCs/>
        </w:rPr>
        <w:t>Present value of future premiums</w:t>
      </w:r>
      <w:r>
        <w:t>:</w:t>
      </w:r>
      <w:r w:rsidR="001E14D4">
        <w:t xml:space="preserve"> </w:t>
      </w:r>
      <w:r>
        <w:t>PV Premiums = pv_prem_inc(0)</w:t>
      </w:r>
    </w:p>
    <w:p w14:paraId="1E1FC397" w14:textId="77777777" w:rsidR="00877470" w:rsidRDefault="00F1036F" w:rsidP="00162207">
      <w:pPr>
        <w:pStyle w:val="ListParagraph"/>
        <w:numPr>
          <w:ilvl w:val="0"/>
          <w:numId w:val="20"/>
        </w:numPr>
        <w:contextualSpacing w:val="0"/>
      </w:pPr>
      <w:r w:rsidRPr="001E14D4">
        <w:rPr>
          <w:i/>
          <w:iCs/>
        </w:rPr>
        <w:t>Profit margin</w:t>
      </w:r>
      <w:r>
        <w:t>:</w:t>
      </w:r>
      <w:r w:rsidR="001E14D4">
        <w:t xml:space="preserve"> </w:t>
      </w:r>
      <w:r>
        <w:t>Profit Margin = pv_cf_after_scr(0) / pv_prem_inc(0)</w:t>
      </w:r>
    </w:p>
    <w:p w14:paraId="24D929EB" w14:textId="60ECC1EF" w:rsidR="0052173D" w:rsidRDefault="00F1036F" w:rsidP="009E4F0C">
      <w:pPr>
        <w:pStyle w:val="ListParagraph"/>
        <w:numPr>
          <w:ilvl w:val="0"/>
          <w:numId w:val="20"/>
        </w:numPr>
        <w:contextualSpacing w:val="0"/>
      </w:pPr>
      <w:r w:rsidRPr="001E14D4">
        <w:rPr>
          <w:i/>
          <w:iCs/>
        </w:rPr>
        <w:t>Annual Premium Equivalent (APE)</w:t>
      </w:r>
      <w:r>
        <w:t>:</w:t>
      </w:r>
      <w:r w:rsidR="001E14D4">
        <w:t xml:space="preserve"> </w:t>
      </w:r>
      <w:r>
        <w:t>APE = Σ [ACP × init_pols_if] (non-single-pay) + 10% × Σ [ACP × init_pols_if] (single-pay) + 10% × Σ [ATP × init_pols_if]</w:t>
      </w:r>
      <w:r w:rsidR="00877470">
        <w:t xml:space="preserve"> </w:t>
      </w:r>
    </w:p>
    <w:p w14:paraId="71178980" w14:textId="49DF5901" w:rsidR="0052173D" w:rsidRPr="0052173D" w:rsidRDefault="0052173D" w:rsidP="0052173D">
      <w:pPr>
        <w:pStyle w:val="ListParagraph"/>
        <w:ind w:left="717"/>
        <w:contextualSpacing w:val="0"/>
      </w:pPr>
      <w:r w:rsidRPr="0052173D">
        <w:t xml:space="preserve">APE </w:t>
      </w:r>
      <w:r>
        <w:t>is calculated as 100% of basic premium for non-single</w:t>
      </w:r>
      <w:r w:rsidR="003256DB">
        <w:t>-pay and 10% of basic premium for single-pay where a policy is classified as single-pay if prem_term = 1</w:t>
      </w:r>
      <w:r w:rsidR="007D0250">
        <w:t xml:space="preserve"> and </w:t>
      </w:r>
      <w:r w:rsidR="00EA5186" w:rsidRPr="00E05C91">
        <w:t>prem_freq_mths</w:t>
      </w:r>
      <w:r w:rsidR="00EA5186">
        <w:t xml:space="preserve"> = 12 (prem_freq is Annual). </w:t>
      </w:r>
      <w:r w:rsidR="009E4F0C">
        <w:t>APE will only account for 10% of ATP regardless of the top-up term.</w:t>
      </w:r>
    </w:p>
    <w:p w14:paraId="4A593292" w14:textId="77777777" w:rsidR="00162207" w:rsidRDefault="00F1036F" w:rsidP="00162207">
      <w:pPr>
        <w:pStyle w:val="ListParagraph"/>
        <w:numPr>
          <w:ilvl w:val="0"/>
          <w:numId w:val="20"/>
        </w:numPr>
        <w:contextualSpacing w:val="0"/>
      </w:pPr>
      <w:r w:rsidRPr="00877470">
        <w:rPr>
          <w:i/>
          <w:iCs/>
        </w:rPr>
        <w:t>Margin on APE</w:t>
      </w:r>
      <w:r>
        <w:t>:</w:t>
      </w:r>
      <w:r w:rsidR="00877470">
        <w:t xml:space="preserve"> </w:t>
      </w:r>
      <w:r>
        <w:t>Margin on APE = pv_cf_after_scr(0) / APE</w:t>
      </w:r>
    </w:p>
    <w:p w14:paraId="6D01B5C7" w14:textId="776DFCC5" w:rsidR="009C3274" w:rsidRDefault="009C3274" w:rsidP="009C3274">
      <w:pPr>
        <w:pStyle w:val="ListParagraph"/>
        <w:numPr>
          <w:ilvl w:val="0"/>
          <w:numId w:val="20"/>
        </w:numPr>
      </w:pPr>
      <w:r>
        <w:t>Total time taken to process</w:t>
      </w:r>
    </w:p>
    <w:p w14:paraId="336E413C" w14:textId="2111FE65" w:rsidR="00F1036F" w:rsidRDefault="00F1036F" w:rsidP="00162207">
      <w:pPr>
        <w:ind w:left="357"/>
      </w:pPr>
      <w:r>
        <w:t>When multiple scenarios are run, these metrics are printed for each scenario in turn, with the scenario ID displayed alongside each set of results.</w:t>
      </w:r>
    </w:p>
    <w:p w14:paraId="42D10A8E" w14:textId="77777777" w:rsidR="00162207" w:rsidRDefault="00F1036F" w:rsidP="00F1036F">
      <w:pPr>
        <w:pStyle w:val="ListParagraph"/>
        <w:numPr>
          <w:ilvl w:val="0"/>
          <w:numId w:val="19"/>
        </w:numPr>
        <w:ind w:left="357"/>
        <w:contextualSpacing w:val="0"/>
        <w:rPr>
          <w:b/>
          <w:bCs/>
        </w:rPr>
      </w:pPr>
      <w:r w:rsidRPr="00162207">
        <w:rPr>
          <w:b/>
          <w:bCs/>
        </w:rPr>
        <w:t>Per-policy mode</w:t>
      </w:r>
    </w:p>
    <w:p w14:paraId="740B5FB9" w14:textId="13EB3EB3" w:rsidR="00F1036F" w:rsidRPr="00162207" w:rsidRDefault="00F1036F" w:rsidP="00162207">
      <w:pPr>
        <w:pStyle w:val="ListParagraph"/>
        <w:ind w:left="357"/>
        <w:contextualSpacing w:val="0"/>
        <w:rPr>
          <w:b/>
          <w:bCs/>
        </w:rPr>
      </w:pPr>
      <w:r>
        <w:t>At the end of the run, the following operational metrics are printed to the console:</w:t>
      </w:r>
    </w:p>
    <w:p w14:paraId="671AFDB7" w14:textId="77777777" w:rsidR="00F1036F" w:rsidRDefault="00F1036F" w:rsidP="009C3274">
      <w:pPr>
        <w:pStyle w:val="ListParagraph"/>
        <w:numPr>
          <w:ilvl w:val="0"/>
          <w:numId w:val="20"/>
        </w:numPr>
        <w:ind w:left="714" w:hanging="357"/>
        <w:contextualSpacing w:val="0"/>
      </w:pPr>
      <w:r>
        <w:t>Total number of policies processed</w:t>
      </w:r>
    </w:p>
    <w:p w14:paraId="28EE7A47" w14:textId="77777777" w:rsidR="009C3274" w:rsidRDefault="00F1036F" w:rsidP="00F1036F">
      <w:pPr>
        <w:pStyle w:val="ListParagraph"/>
        <w:numPr>
          <w:ilvl w:val="0"/>
          <w:numId w:val="20"/>
        </w:numPr>
        <w:ind w:left="714" w:hanging="357"/>
        <w:contextualSpacing w:val="0"/>
      </w:pPr>
      <w:r>
        <w:t>Total time taken to process</w:t>
      </w:r>
    </w:p>
    <w:p w14:paraId="77BE8403" w14:textId="07F48AB7" w:rsidR="00F1036F" w:rsidRDefault="00F1036F" w:rsidP="009C3274">
      <w:pPr>
        <w:ind w:left="357"/>
      </w:pPr>
      <w:r>
        <w:lastRenderedPageBreak/>
        <w:t xml:space="preserve">These metrics serve primarily to confirm that the run </w:t>
      </w:r>
      <w:r w:rsidR="009C3274">
        <w:t>is completed</w:t>
      </w:r>
      <w:r>
        <w:t xml:space="preserve"> correctly and to assess processing performance.</w:t>
      </w:r>
    </w:p>
    <w:p w14:paraId="62DB68DD" w14:textId="77777777" w:rsidR="00F1036F" w:rsidRPr="009C3274" w:rsidRDefault="00F1036F" w:rsidP="009C3274">
      <w:pPr>
        <w:pStyle w:val="ListParagraph"/>
        <w:numPr>
          <w:ilvl w:val="0"/>
          <w:numId w:val="19"/>
        </w:numPr>
        <w:ind w:left="357"/>
        <w:contextualSpacing w:val="0"/>
        <w:rPr>
          <w:b/>
          <w:bCs/>
        </w:rPr>
      </w:pPr>
      <w:r w:rsidRPr="009C3274">
        <w:rPr>
          <w:b/>
          <w:bCs/>
        </w:rPr>
        <w:t>Stochastic mode</w:t>
      </w:r>
    </w:p>
    <w:p w14:paraId="1652D734" w14:textId="77777777" w:rsidR="00F1036F" w:rsidRDefault="00F1036F" w:rsidP="009C3274">
      <w:pPr>
        <w:pStyle w:val="ListParagraph"/>
        <w:ind w:left="357"/>
        <w:contextualSpacing w:val="0"/>
      </w:pPr>
      <w:r>
        <w:t>At the end of the stochastic run, the following distributional metrics are printed to the console for pv_cf_after_scr(0) across all simulations:</w:t>
      </w:r>
    </w:p>
    <w:p w14:paraId="193C6C53" w14:textId="77777777" w:rsidR="00F1036F" w:rsidRDefault="00F1036F" w:rsidP="009C3274">
      <w:pPr>
        <w:pStyle w:val="ListParagraph"/>
        <w:numPr>
          <w:ilvl w:val="0"/>
          <w:numId w:val="20"/>
        </w:numPr>
        <w:ind w:left="714" w:hanging="357"/>
        <w:contextualSpacing w:val="0"/>
      </w:pPr>
      <w:r>
        <w:t>Mean</w:t>
      </w:r>
    </w:p>
    <w:p w14:paraId="3E147AAE" w14:textId="77777777" w:rsidR="00F1036F" w:rsidRDefault="00F1036F" w:rsidP="009C3274">
      <w:pPr>
        <w:pStyle w:val="ListParagraph"/>
        <w:numPr>
          <w:ilvl w:val="0"/>
          <w:numId w:val="20"/>
        </w:numPr>
        <w:ind w:left="714" w:hanging="357"/>
        <w:contextualSpacing w:val="0"/>
      </w:pPr>
      <w:r>
        <w:t>Standard deviation</w:t>
      </w:r>
    </w:p>
    <w:p w14:paraId="32B33D7A" w14:textId="77777777" w:rsidR="00F1036F" w:rsidRDefault="00F1036F" w:rsidP="009C3274">
      <w:pPr>
        <w:pStyle w:val="ListParagraph"/>
        <w:numPr>
          <w:ilvl w:val="0"/>
          <w:numId w:val="20"/>
        </w:numPr>
        <w:ind w:left="714" w:hanging="357"/>
        <w:contextualSpacing w:val="0"/>
      </w:pPr>
      <w:r>
        <w:t>Selected percentiles: P5, P25, P50, P75, P95</w:t>
      </w:r>
    </w:p>
    <w:p w14:paraId="58D3A2E4" w14:textId="77777777" w:rsidR="00FB6130" w:rsidRDefault="00F1036F" w:rsidP="00F1036F">
      <w:pPr>
        <w:pStyle w:val="ListParagraph"/>
        <w:numPr>
          <w:ilvl w:val="0"/>
          <w:numId w:val="20"/>
        </w:numPr>
        <w:ind w:left="714" w:hanging="357"/>
        <w:contextualSpacing w:val="0"/>
      </w:pPr>
      <w:r>
        <w:t>Expected shortfall (ES) at P90, P95 and P99.5, defined as the average of the simulated values falling below the corresponding percentile threshold</w:t>
      </w:r>
    </w:p>
    <w:p w14:paraId="186D6039" w14:textId="5CD45527" w:rsidR="00F878BB" w:rsidRDefault="00F1036F" w:rsidP="00FB6130">
      <w:pPr>
        <w:ind w:left="357"/>
      </w:pPr>
      <w:r>
        <w:t>The ES figures are reported on the profit signature, so a lower (more negative) ES indicates a worse tail outcome. Note that reliable estimation of tail metrics, particularly P99.5 ES, requires a sufficiently large number of simulations. As a general guide, a minimum of 10,000 simulations is recommended for P95 ES and 50,000 or more for P99.5 ES. These recommendations should be revisited once the stochastic design is finalised.</w:t>
      </w:r>
    </w:p>
    <w:p w14:paraId="490AAF4C" w14:textId="20DD9AA5" w:rsidR="004D1619" w:rsidRDefault="00112E47" w:rsidP="003B6E86">
      <w:pPr>
        <w:pStyle w:val="Heading2"/>
      </w:pPr>
      <w:r>
        <w:t>Summary outputs</w:t>
      </w:r>
    </w:p>
    <w:p w14:paraId="258ECCA9" w14:textId="7C531BE5" w:rsidR="00C35169" w:rsidRDefault="009B4FB4" w:rsidP="00C35169">
      <w:r w:rsidRPr="009B4FB4">
        <w:t>When the model runs a projection of a portfolio of policies, the following variables are accumulated across all policies for each time step from t = 0 to the end of the projection period, under each scenario. These include the decrement counts from Part 2 and all cashflow, reserve, and present value variables from Part 3. Part 1 per-policy variables are intermediate inputs to Parts 2 and 3 and are not written to the summary output file.</w:t>
      </w:r>
    </w:p>
    <w:tbl>
      <w:tblPr>
        <w:tblStyle w:val="TableGrid"/>
        <w:tblW w:w="5000" w:type="pct"/>
        <w:tblLook w:val="04A0" w:firstRow="1" w:lastRow="0" w:firstColumn="1" w:lastColumn="0" w:noHBand="0" w:noVBand="1"/>
      </w:tblPr>
      <w:tblGrid>
        <w:gridCol w:w="2526"/>
        <w:gridCol w:w="6490"/>
      </w:tblGrid>
      <w:tr w:rsidR="0099435B" w:rsidRPr="00506A37" w14:paraId="734970CB" w14:textId="77777777" w:rsidTr="009B4FB4">
        <w:trPr>
          <w:trHeight w:val="312"/>
          <w:tblHeader/>
        </w:trPr>
        <w:tc>
          <w:tcPr>
            <w:tcW w:w="1401" w:type="pct"/>
            <w:vAlign w:val="center"/>
          </w:tcPr>
          <w:p w14:paraId="026498F9" w14:textId="77777777" w:rsidR="0099435B" w:rsidRPr="00506A37" w:rsidRDefault="0099435B" w:rsidP="009B4FB4">
            <w:pPr>
              <w:jc w:val="left"/>
              <w:rPr>
                <w:b/>
                <w:sz w:val="20"/>
                <w:szCs w:val="20"/>
              </w:rPr>
            </w:pPr>
            <w:r w:rsidRPr="00506A37">
              <w:rPr>
                <w:b/>
                <w:sz w:val="20"/>
                <w:szCs w:val="20"/>
              </w:rPr>
              <w:t>Step</w:t>
            </w:r>
          </w:p>
        </w:tc>
        <w:tc>
          <w:tcPr>
            <w:tcW w:w="3599" w:type="pct"/>
            <w:vAlign w:val="center"/>
          </w:tcPr>
          <w:p w14:paraId="684D29CC" w14:textId="77777777" w:rsidR="0099435B" w:rsidRPr="00506A37" w:rsidRDefault="0099435B" w:rsidP="009B4FB4">
            <w:pPr>
              <w:jc w:val="left"/>
              <w:rPr>
                <w:b/>
                <w:sz w:val="20"/>
                <w:szCs w:val="20"/>
              </w:rPr>
            </w:pPr>
            <w:r w:rsidRPr="00506A37">
              <w:rPr>
                <w:b/>
                <w:sz w:val="20"/>
                <w:szCs w:val="20"/>
              </w:rPr>
              <w:t>Variable</w:t>
            </w:r>
          </w:p>
        </w:tc>
      </w:tr>
      <w:tr w:rsidR="0099435B" w:rsidRPr="00506A37" w14:paraId="324A8AB3" w14:textId="77777777" w:rsidTr="009B4FB4">
        <w:trPr>
          <w:cantSplit/>
          <w:trHeight w:val="312"/>
        </w:trPr>
        <w:tc>
          <w:tcPr>
            <w:tcW w:w="1401" w:type="pct"/>
            <w:vAlign w:val="center"/>
          </w:tcPr>
          <w:p w14:paraId="63790BFD"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S2.1</w:t>
            </w:r>
          </w:p>
        </w:tc>
        <w:tc>
          <w:tcPr>
            <w:tcW w:w="3599" w:type="pct"/>
            <w:vAlign w:val="center"/>
          </w:tcPr>
          <w:p w14:paraId="35CDC6A5" w14:textId="77777777" w:rsidR="0099435B" w:rsidRPr="00506A37" w:rsidRDefault="0099435B" w:rsidP="009B4FB4">
            <w:pPr>
              <w:jc w:val="left"/>
              <w:rPr>
                <w:sz w:val="20"/>
                <w:szCs w:val="20"/>
              </w:rPr>
            </w:pPr>
            <w:r w:rsidRPr="00506A37">
              <w:rPr>
                <w:sz w:val="20"/>
                <w:szCs w:val="20"/>
              </w:rPr>
              <w:t>no_pols_ifsm(t)</w:t>
            </w:r>
          </w:p>
        </w:tc>
      </w:tr>
      <w:tr w:rsidR="0099435B" w:rsidRPr="00506A37" w14:paraId="67574CA2" w14:textId="77777777" w:rsidTr="009B4FB4">
        <w:trPr>
          <w:cantSplit/>
          <w:trHeight w:val="312"/>
        </w:trPr>
        <w:tc>
          <w:tcPr>
            <w:tcW w:w="1401" w:type="pct"/>
            <w:vAlign w:val="center"/>
          </w:tcPr>
          <w:p w14:paraId="70B7B7F0"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S2.2</w:t>
            </w:r>
          </w:p>
        </w:tc>
        <w:tc>
          <w:tcPr>
            <w:tcW w:w="3599" w:type="pct"/>
            <w:vAlign w:val="center"/>
          </w:tcPr>
          <w:p w14:paraId="531853E5" w14:textId="77777777" w:rsidR="0099435B" w:rsidRPr="00506A37" w:rsidRDefault="0099435B" w:rsidP="009B4FB4">
            <w:pPr>
              <w:jc w:val="left"/>
              <w:rPr>
                <w:sz w:val="20"/>
                <w:szCs w:val="20"/>
              </w:rPr>
            </w:pPr>
            <w:r w:rsidRPr="00506A37">
              <w:rPr>
                <w:sz w:val="20"/>
                <w:szCs w:val="20"/>
              </w:rPr>
              <w:t>no_pols_if(t)</w:t>
            </w:r>
          </w:p>
        </w:tc>
      </w:tr>
      <w:tr w:rsidR="0099435B" w:rsidRPr="00506A37" w14:paraId="22198729" w14:textId="77777777" w:rsidTr="009B4FB4">
        <w:trPr>
          <w:cantSplit/>
          <w:trHeight w:val="312"/>
        </w:trPr>
        <w:tc>
          <w:tcPr>
            <w:tcW w:w="1401" w:type="pct"/>
            <w:vAlign w:val="center"/>
          </w:tcPr>
          <w:p w14:paraId="1B23D7E4"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S2.3</w:t>
            </w:r>
          </w:p>
        </w:tc>
        <w:tc>
          <w:tcPr>
            <w:tcW w:w="3599" w:type="pct"/>
            <w:vAlign w:val="center"/>
          </w:tcPr>
          <w:p w14:paraId="491E1507" w14:textId="77777777" w:rsidR="0099435B" w:rsidRPr="00506A37" w:rsidRDefault="0099435B" w:rsidP="009B4FB4">
            <w:pPr>
              <w:jc w:val="left"/>
              <w:rPr>
                <w:sz w:val="20"/>
                <w:szCs w:val="20"/>
              </w:rPr>
            </w:pPr>
            <w:r w:rsidRPr="00506A37">
              <w:rPr>
                <w:sz w:val="20"/>
                <w:szCs w:val="20"/>
              </w:rPr>
              <w:t>no_deaths(t)</w:t>
            </w:r>
          </w:p>
        </w:tc>
      </w:tr>
      <w:tr w:rsidR="0099435B" w:rsidRPr="00506A37" w14:paraId="16527FE9" w14:textId="77777777" w:rsidTr="009B4FB4">
        <w:trPr>
          <w:cantSplit/>
          <w:trHeight w:val="312"/>
        </w:trPr>
        <w:tc>
          <w:tcPr>
            <w:tcW w:w="1401" w:type="pct"/>
            <w:vAlign w:val="center"/>
          </w:tcPr>
          <w:p w14:paraId="4862ECA9"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S2.4</w:t>
            </w:r>
          </w:p>
        </w:tc>
        <w:tc>
          <w:tcPr>
            <w:tcW w:w="3599" w:type="pct"/>
            <w:vAlign w:val="center"/>
          </w:tcPr>
          <w:p w14:paraId="161DF526" w14:textId="77777777" w:rsidR="0099435B" w:rsidRPr="00506A37" w:rsidRDefault="0099435B" w:rsidP="009B4FB4">
            <w:pPr>
              <w:jc w:val="left"/>
              <w:rPr>
                <w:sz w:val="20"/>
                <w:szCs w:val="20"/>
              </w:rPr>
            </w:pPr>
            <w:r w:rsidRPr="00506A37">
              <w:rPr>
                <w:sz w:val="20"/>
                <w:szCs w:val="20"/>
              </w:rPr>
              <w:t>no_surrs(t)</w:t>
            </w:r>
          </w:p>
        </w:tc>
      </w:tr>
      <w:tr w:rsidR="0099435B" w:rsidRPr="00506A37" w14:paraId="3AFCA06E" w14:textId="77777777" w:rsidTr="009B4FB4">
        <w:trPr>
          <w:cantSplit/>
          <w:trHeight w:val="312"/>
        </w:trPr>
        <w:tc>
          <w:tcPr>
            <w:tcW w:w="1401" w:type="pct"/>
            <w:vAlign w:val="center"/>
          </w:tcPr>
          <w:p w14:paraId="7601BD98"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S2.5</w:t>
            </w:r>
          </w:p>
        </w:tc>
        <w:tc>
          <w:tcPr>
            <w:tcW w:w="3599" w:type="pct"/>
            <w:vAlign w:val="center"/>
          </w:tcPr>
          <w:p w14:paraId="3BD37A03" w14:textId="77777777" w:rsidR="0099435B" w:rsidRPr="00506A37" w:rsidRDefault="0099435B" w:rsidP="009B4FB4">
            <w:pPr>
              <w:jc w:val="left"/>
              <w:rPr>
                <w:sz w:val="20"/>
                <w:szCs w:val="20"/>
              </w:rPr>
            </w:pPr>
            <w:r w:rsidRPr="00506A37">
              <w:rPr>
                <w:sz w:val="20"/>
                <w:szCs w:val="20"/>
              </w:rPr>
              <w:t>no_mats(t)</w:t>
            </w:r>
          </w:p>
        </w:tc>
      </w:tr>
      <w:tr w:rsidR="0099435B" w:rsidRPr="00506A37" w14:paraId="705E6C01" w14:textId="77777777" w:rsidTr="009B4FB4">
        <w:trPr>
          <w:cantSplit/>
          <w:trHeight w:val="312"/>
        </w:trPr>
        <w:tc>
          <w:tcPr>
            <w:tcW w:w="1401" w:type="pct"/>
            <w:vAlign w:val="center"/>
          </w:tcPr>
          <w:p w14:paraId="7043A597" w14:textId="14CF3142"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S3.1</w:t>
            </w:r>
          </w:p>
        </w:tc>
        <w:tc>
          <w:tcPr>
            <w:tcW w:w="3599" w:type="pct"/>
            <w:vAlign w:val="center"/>
          </w:tcPr>
          <w:p w14:paraId="6E348851" w14:textId="6BA17D2D" w:rsidR="0099435B" w:rsidRPr="00506A37" w:rsidRDefault="0099435B" w:rsidP="009B4FB4">
            <w:pPr>
              <w:jc w:val="left"/>
              <w:rPr>
                <w:sz w:val="20"/>
                <w:szCs w:val="20"/>
              </w:rPr>
            </w:pPr>
            <w:r>
              <w:rPr>
                <w:sz w:val="20"/>
                <w:szCs w:val="20"/>
              </w:rPr>
              <w:t>prem_inc_if(t)</w:t>
            </w:r>
          </w:p>
        </w:tc>
      </w:tr>
      <w:tr w:rsidR="0099435B" w:rsidRPr="00506A37" w14:paraId="468ACBB1" w14:textId="77777777" w:rsidTr="009B4FB4">
        <w:trPr>
          <w:cantSplit/>
          <w:trHeight w:val="312"/>
        </w:trPr>
        <w:tc>
          <w:tcPr>
            <w:tcW w:w="1401" w:type="pct"/>
            <w:vAlign w:val="center"/>
          </w:tcPr>
          <w:p w14:paraId="5E7EC6AE" w14:textId="2D4C1D23"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S3.2</w:t>
            </w:r>
          </w:p>
        </w:tc>
        <w:tc>
          <w:tcPr>
            <w:tcW w:w="3599" w:type="pct"/>
            <w:vAlign w:val="center"/>
          </w:tcPr>
          <w:p w14:paraId="4098F20E" w14:textId="5C068FDF" w:rsidR="0099435B" w:rsidRPr="00506A37" w:rsidRDefault="0099435B" w:rsidP="009B4FB4">
            <w:pPr>
              <w:jc w:val="left"/>
              <w:rPr>
                <w:sz w:val="20"/>
                <w:szCs w:val="20"/>
              </w:rPr>
            </w:pPr>
            <w:r>
              <w:rPr>
                <w:sz w:val="20"/>
                <w:szCs w:val="20"/>
              </w:rPr>
              <w:t>basic_prem_if(t)</w:t>
            </w:r>
          </w:p>
        </w:tc>
      </w:tr>
      <w:tr w:rsidR="0099435B" w:rsidRPr="00506A37" w14:paraId="174D44C9" w14:textId="77777777" w:rsidTr="009B4FB4">
        <w:trPr>
          <w:cantSplit/>
          <w:trHeight w:val="312"/>
        </w:trPr>
        <w:tc>
          <w:tcPr>
            <w:tcW w:w="1401" w:type="pct"/>
            <w:vAlign w:val="center"/>
          </w:tcPr>
          <w:p w14:paraId="118BECA1" w14:textId="02CA34C8"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S3.3</w:t>
            </w:r>
          </w:p>
        </w:tc>
        <w:tc>
          <w:tcPr>
            <w:tcW w:w="3599" w:type="pct"/>
            <w:vAlign w:val="center"/>
          </w:tcPr>
          <w:p w14:paraId="40019210" w14:textId="22579D2C" w:rsidR="0099435B" w:rsidRPr="00506A37" w:rsidRDefault="0099435B" w:rsidP="009B4FB4">
            <w:pPr>
              <w:jc w:val="left"/>
              <w:rPr>
                <w:sz w:val="20"/>
                <w:szCs w:val="20"/>
              </w:rPr>
            </w:pPr>
            <w:r>
              <w:rPr>
                <w:sz w:val="20"/>
                <w:szCs w:val="20"/>
              </w:rPr>
              <w:t>topup_prem_if(t)</w:t>
            </w:r>
          </w:p>
        </w:tc>
      </w:tr>
      <w:tr w:rsidR="0099435B" w:rsidRPr="00506A37" w14:paraId="67DFF7F1" w14:textId="77777777" w:rsidTr="009B4FB4">
        <w:trPr>
          <w:cantSplit/>
          <w:trHeight w:val="312"/>
        </w:trPr>
        <w:tc>
          <w:tcPr>
            <w:tcW w:w="1401" w:type="pct"/>
            <w:vAlign w:val="center"/>
          </w:tcPr>
          <w:p w14:paraId="668A619C" w14:textId="16356387"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S3.4</w:t>
            </w:r>
          </w:p>
        </w:tc>
        <w:tc>
          <w:tcPr>
            <w:tcW w:w="3599" w:type="pct"/>
            <w:vAlign w:val="center"/>
          </w:tcPr>
          <w:p w14:paraId="65CF96FB" w14:textId="1937E18D" w:rsidR="0099435B" w:rsidRPr="00506A37" w:rsidRDefault="0099435B" w:rsidP="009B4FB4">
            <w:pPr>
              <w:jc w:val="left"/>
              <w:rPr>
                <w:sz w:val="20"/>
                <w:szCs w:val="20"/>
              </w:rPr>
            </w:pPr>
            <w:r>
              <w:rPr>
                <w:sz w:val="20"/>
                <w:szCs w:val="20"/>
              </w:rPr>
              <w:t>op_init_exp_if(t)</w:t>
            </w:r>
          </w:p>
        </w:tc>
      </w:tr>
      <w:tr w:rsidR="00330C7D" w:rsidRPr="00506A37" w14:paraId="5FC1114D" w14:textId="77777777" w:rsidTr="009B4FB4">
        <w:trPr>
          <w:cantSplit/>
          <w:trHeight w:val="312"/>
        </w:trPr>
        <w:tc>
          <w:tcPr>
            <w:tcW w:w="1401" w:type="pct"/>
            <w:vAlign w:val="center"/>
          </w:tcPr>
          <w:p w14:paraId="7EC65549" w14:textId="2C7FC16F" w:rsidR="00330C7D" w:rsidRPr="00506A37" w:rsidRDefault="00330C7D" w:rsidP="009B4FB4">
            <w:pPr>
              <w:jc w:val="left"/>
              <w:rPr>
                <w:rFonts w:ascii="Calibri" w:hAnsi="Calibri"/>
                <w:color w:val="000000"/>
                <w:sz w:val="20"/>
                <w:szCs w:val="20"/>
              </w:rPr>
            </w:pPr>
            <w:r>
              <w:rPr>
                <w:rFonts w:ascii="Calibri" w:hAnsi="Calibri" w:cs="Calibri"/>
                <w:color w:val="000000"/>
                <w:sz w:val="20"/>
                <w:szCs w:val="20"/>
              </w:rPr>
              <w:t>S3.10</w:t>
            </w:r>
          </w:p>
        </w:tc>
        <w:tc>
          <w:tcPr>
            <w:tcW w:w="3599" w:type="pct"/>
            <w:vAlign w:val="center"/>
          </w:tcPr>
          <w:p w14:paraId="19C2C30A" w14:textId="3C2C99B0" w:rsidR="00330C7D" w:rsidRPr="00506A37" w:rsidRDefault="00330C7D" w:rsidP="009B4FB4">
            <w:pPr>
              <w:jc w:val="left"/>
              <w:rPr>
                <w:sz w:val="20"/>
                <w:szCs w:val="20"/>
              </w:rPr>
            </w:pPr>
            <w:r>
              <w:rPr>
                <w:sz w:val="20"/>
                <w:szCs w:val="20"/>
              </w:rPr>
              <w:t>op_ren_exp_if(t)</w:t>
            </w:r>
          </w:p>
        </w:tc>
      </w:tr>
      <w:tr w:rsidR="00330C7D" w:rsidRPr="00506A37" w14:paraId="10834ADD" w14:textId="77777777" w:rsidTr="009B4FB4">
        <w:trPr>
          <w:cantSplit/>
          <w:trHeight w:val="312"/>
        </w:trPr>
        <w:tc>
          <w:tcPr>
            <w:tcW w:w="1401" w:type="pct"/>
            <w:vAlign w:val="center"/>
          </w:tcPr>
          <w:p w14:paraId="18950D35" w14:textId="7F7D82D3" w:rsidR="00330C7D" w:rsidRPr="00506A37" w:rsidRDefault="00330C7D" w:rsidP="009B4FB4">
            <w:pPr>
              <w:jc w:val="left"/>
              <w:rPr>
                <w:rFonts w:ascii="Calibri" w:hAnsi="Calibri"/>
                <w:color w:val="000000"/>
                <w:sz w:val="20"/>
                <w:szCs w:val="20"/>
              </w:rPr>
            </w:pPr>
            <w:r>
              <w:rPr>
                <w:rFonts w:ascii="Calibri" w:hAnsi="Calibri" w:cs="Calibri"/>
                <w:color w:val="000000"/>
                <w:sz w:val="20"/>
                <w:szCs w:val="20"/>
              </w:rPr>
              <w:t>S3.18</w:t>
            </w:r>
          </w:p>
        </w:tc>
        <w:tc>
          <w:tcPr>
            <w:tcW w:w="3599" w:type="pct"/>
            <w:vAlign w:val="center"/>
          </w:tcPr>
          <w:p w14:paraId="292877A9" w14:textId="0D10E778" w:rsidR="00330C7D" w:rsidRPr="00506A37" w:rsidRDefault="00330C7D" w:rsidP="009B4FB4">
            <w:pPr>
              <w:jc w:val="left"/>
              <w:rPr>
                <w:sz w:val="20"/>
                <w:szCs w:val="20"/>
              </w:rPr>
            </w:pPr>
            <w:r>
              <w:rPr>
                <w:sz w:val="20"/>
                <w:szCs w:val="20"/>
              </w:rPr>
              <w:t>invt_exp_if(t)</w:t>
            </w:r>
          </w:p>
        </w:tc>
      </w:tr>
      <w:tr w:rsidR="00555BCE" w:rsidRPr="00506A37" w14:paraId="686F5893" w14:textId="77777777" w:rsidTr="009B4FB4">
        <w:trPr>
          <w:cantSplit/>
          <w:trHeight w:val="312"/>
        </w:trPr>
        <w:tc>
          <w:tcPr>
            <w:tcW w:w="1401" w:type="pct"/>
            <w:vAlign w:val="center"/>
          </w:tcPr>
          <w:p w14:paraId="27037C10" w14:textId="1267462D"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S3.22</w:t>
            </w:r>
          </w:p>
        </w:tc>
        <w:tc>
          <w:tcPr>
            <w:tcW w:w="3599" w:type="pct"/>
            <w:vAlign w:val="center"/>
          </w:tcPr>
          <w:p w14:paraId="4BBB3865" w14:textId="1EFBEB11" w:rsidR="00555BCE" w:rsidRPr="00506A37" w:rsidRDefault="00555BCE" w:rsidP="009B4FB4">
            <w:pPr>
              <w:jc w:val="left"/>
              <w:rPr>
                <w:sz w:val="20"/>
                <w:szCs w:val="20"/>
              </w:rPr>
            </w:pPr>
            <w:r>
              <w:rPr>
                <w:sz w:val="20"/>
                <w:szCs w:val="20"/>
              </w:rPr>
              <w:t>comm_if(t)</w:t>
            </w:r>
          </w:p>
        </w:tc>
      </w:tr>
      <w:tr w:rsidR="00555BCE" w:rsidRPr="00506A37" w14:paraId="19B31979" w14:textId="77777777" w:rsidTr="009B4FB4">
        <w:trPr>
          <w:cantSplit/>
          <w:trHeight w:val="312"/>
        </w:trPr>
        <w:tc>
          <w:tcPr>
            <w:tcW w:w="1401" w:type="pct"/>
            <w:vAlign w:val="center"/>
          </w:tcPr>
          <w:p w14:paraId="41668A4E" w14:textId="24C9AF2B"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S3.26</w:t>
            </w:r>
          </w:p>
        </w:tc>
        <w:tc>
          <w:tcPr>
            <w:tcW w:w="3599" w:type="pct"/>
            <w:vAlign w:val="center"/>
          </w:tcPr>
          <w:p w14:paraId="15D4A463" w14:textId="6851D072" w:rsidR="00555BCE" w:rsidRPr="00506A37" w:rsidRDefault="00555BCE" w:rsidP="009B4FB4">
            <w:pPr>
              <w:jc w:val="left"/>
              <w:rPr>
                <w:sz w:val="20"/>
                <w:szCs w:val="20"/>
              </w:rPr>
            </w:pPr>
            <w:r>
              <w:rPr>
                <w:sz w:val="20"/>
                <w:szCs w:val="20"/>
              </w:rPr>
              <w:t>ovrd_if(t)</w:t>
            </w:r>
          </w:p>
        </w:tc>
      </w:tr>
      <w:tr w:rsidR="00555BCE" w:rsidRPr="00506A37" w14:paraId="4D8C0B8E" w14:textId="77777777" w:rsidTr="009B4FB4">
        <w:trPr>
          <w:cantSplit/>
          <w:trHeight w:val="312"/>
        </w:trPr>
        <w:tc>
          <w:tcPr>
            <w:tcW w:w="1401" w:type="pct"/>
            <w:vAlign w:val="center"/>
          </w:tcPr>
          <w:p w14:paraId="28842B86" w14:textId="14D61839"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S3.29</w:t>
            </w:r>
          </w:p>
        </w:tc>
        <w:tc>
          <w:tcPr>
            <w:tcW w:w="3599" w:type="pct"/>
            <w:vAlign w:val="center"/>
          </w:tcPr>
          <w:p w14:paraId="71867038" w14:textId="746BFB80" w:rsidR="00555BCE" w:rsidRPr="00506A37" w:rsidRDefault="00555BCE" w:rsidP="009B4FB4">
            <w:pPr>
              <w:jc w:val="left"/>
              <w:rPr>
                <w:sz w:val="20"/>
                <w:szCs w:val="20"/>
              </w:rPr>
            </w:pPr>
            <w:r>
              <w:rPr>
                <w:sz w:val="20"/>
                <w:szCs w:val="20"/>
              </w:rPr>
              <w:t>death_outgo(t)</w:t>
            </w:r>
          </w:p>
        </w:tc>
      </w:tr>
      <w:tr w:rsidR="00555BCE" w:rsidRPr="00506A37" w14:paraId="5E66BC74" w14:textId="77777777" w:rsidTr="009B4FB4">
        <w:trPr>
          <w:cantSplit/>
          <w:trHeight w:val="312"/>
        </w:trPr>
        <w:tc>
          <w:tcPr>
            <w:tcW w:w="1401" w:type="pct"/>
            <w:vAlign w:val="center"/>
          </w:tcPr>
          <w:p w14:paraId="3B5F3FA0" w14:textId="509B281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S3.31</w:t>
            </w:r>
          </w:p>
        </w:tc>
        <w:tc>
          <w:tcPr>
            <w:tcW w:w="3599" w:type="pct"/>
            <w:vAlign w:val="center"/>
          </w:tcPr>
          <w:p w14:paraId="5018B1B8" w14:textId="6B5EDD23" w:rsidR="00555BCE" w:rsidRPr="00506A37" w:rsidRDefault="00555BCE" w:rsidP="009B4FB4">
            <w:pPr>
              <w:jc w:val="left"/>
              <w:rPr>
                <w:sz w:val="20"/>
                <w:szCs w:val="20"/>
              </w:rPr>
            </w:pPr>
            <w:r>
              <w:rPr>
                <w:sz w:val="20"/>
                <w:szCs w:val="20"/>
              </w:rPr>
              <w:t>surr_outgo(t)</w:t>
            </w:r>
          </w:p>
        </w:tc>
      </w:tr>
      <w:tr w:rsidR="00555BCE" w:rsidRPr="00506A37" w14:paraId="0D6AF92A" w14:textId="77777777" w:rsidTr="009B4FB4">
        <w:trPr>
          <w:cantSplit/>
          <w:trHeight w:val="312"/>
        </w:trPr>
        <w:tc>
          <w:tcPr>
            <w:tcW w:w="1401" w:type="pct"/>
            <w:vAlign w:val="center"/>
          </w:tcPr>
          <w:p w14:paraId="700F9502" w14:textId="2F16B53A"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S3.35</w:t>
            </w:r>
          </w:p>
        </w:tc>
        <w:tc>
          <w:tcPr>
            <w:tcW w:w="3599" w:type="pct"/>
            <w:vAlign w:val="center"/>
          </w:tcPr>
          <w:p w14:paraId="20D4591A" w14:textId="15334A0A" w:rsidR="00555BCE" w:rsidRPr="00506A37" w:rsidRDefault="00555BCE" w:rsidP="009B4FB4">
            <w:pPr>
              <w:jc w:val="left"/>
              <w:rPr>
                <w:sz w:val="20"/>
                <w:szCs w:val="20"/>
              </w:rPr>
            </w:pPr>
            <w:r>
              <w:rPr>
                <w:sz w:val="20"/>
                <w:szCs w:val="20"/>
              </w:rPr>
              <w:t>mat_outgo(t)</w:t>
            </w:r>
          </w:p>
        </w:tc>
      </w:tr>
      <w:tr w:rsidR="00555BCE" w:rsidRPr="00506A37" w14:paraId="30A76D7D" w14:textId="77777777" w:rsidTr="009B4FB4">
        <w:trPr>
          <w:cantSplit/>
          <w:trHeight w:val="312"/>
        </w:trPr>
        <w:tc>
          <w:tcPr>
            <w:tcW w:w="1401" w:type="pct"/>
            <w:vAlign w:val="center"/>
          </w:tcPr>
          <w:p w14:paraId="5A925F23" w14:textId="22BE47B2"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S3.36</w:t>
            </w:r>
          </w:p>
        </w:tc>
        <w:tc>
          <w:tcPr>
            <w:tcW w:w="3599" w:type="pct"/>
            <w:vAlign w:val="center"/>
          </w:tcPr>
          <w:p w14:paraId="3C58AB11" w14:textId="78D13F5E" w:rsidR="00555BCE" w:rsidRPr="00506A37" w:rsidRDefault="00555BCE" w:rsidP="009B4FB4">
            <w:pPr>
              <w:jc w:val="left"/>
              <w:rPr>
                <w:sz w:val="20"/>
                <w:szCs w:val="20"/>
              </w:rPr>
            </w:pPr>
            <w:r>
              <w:rPr>
                <w:sz w:val="20"/>
                <w:szCs w:val="20"/>
              </w:rPr>
              <w:t>cog_term_adj(t)</w:t>
            </w:r>
          </w:p>
        </w:tc>
      </w:tr>
      <w:tr w:rsidR="00555BCE" w:rsidRPr="00506A37" w14:paraId="0468160A" w14:textId="77777777" w:rsidTr="009B4FB4">
        <w:trPr>
          <w:cantSplit/>
          <w:trHeight w:val="312"/>
        </w:trPr>
        <w:tc>
          <w:tcPr>
            <w:tcW w:w="1401" w:type="pct"/>
            <w:vAlign w:val="center"/>
          </w:tcPr>
          <w:p w14:paraId="239025A7" w14:textId="0E78F2D6"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S3.37</w:t>
            </w:r>
          </w:p>
        </w:tc>
        <w:tc>
          <w:tcPr>
            <w:tcW w:w="3599" w:type="pct"/>
            <w:vAlign w:val="center"/>
          </w:tcPr>
          <w:p w14:paraId="6C012EAA" w14:textId="5108AE9E" w:rsidR="00555BCE" w:rsidRPr="00506A37" w:rsidRDefault="00555BCE" w:rsidP="009B4FB4">
            <w:pPr>
              <w:jc w:val="left"/>
              <w:rPr>
                <w:sz w:val="20"/>
                <w:szCs w:val="20"/>
              </w:rPr>
            </w:pPr>
            <w:r>
              <w:rPr>
                <w:sz w:val="20"/>
                <w:szCs w:val="20"/>
              </w:rPr>
              <w:t>cog_death(t)</w:t>
            </w:r>
          </w:p>
        </w:tc>
      </w:tr>
      <w:tr w:rsidR="00555BCE" w:rsidRPr="00506A37" w14:paraId="0A0ACB71" w14:textId="77777777" w:rsidTr="009B4FB4">
        <w:trPr>
          <w:cantSplit/>
          <w:trHeight w:val="312"/>
        </w:trPr>
        <w:tc>
          <w:tcPr>
            <w:tcW w:w="1401" w:type="pct"/>
            <w:vAlign w:val="center"/>
          </w:tcPr>
          <w:p w14:paraId="561AB604" w14:textId="6C546192"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lastRenderedPageBreak/>
              <w:t>S3.39</w:t>
            </w:r>
          </w:p>
        </w:tc>
        <w:tc>
          <w:tcPr>
            <w:tcW w:w="3599" w:type="pct"/>
            <w:vAlign w:val="center"/>
          </w:tcPr>
          <w:p w14:paraId="59C5884D" w14:textId="7C301B2A" w:rsidR="00555BCE" w:rsidRPr="00506A37" w:rsidRDefault="00555BCE" w:rsidP="009B4FB4">
            <w:pPr>
              <w:jc w:val="left"/>
              <w:rPr>
                <w:sz w:val="20"/>
                <w:szCs w:val="20"/>
              </w:rPr>
            </w:pPr>
            <w:r>
              <w:rPr>
                <w:sz w:val="20"/>
                <w:szCs w:val="20"/>
              </w:rPr>
              <w:t>cog_surr(t)</w:t>
            </w:r>
          </w:p>
        </w:tc>
      </w:tr>
      <w:tr w:rsidR="00555BCE" w:rsidRPr="00506A37" w14:paraId="19DF2F6B" w14:textId="77777777" w:rsidTr="009B4FB4">
        <w:trPr>
          <w:cantSplit/>
          <w:trHeight w:val="312"/>
        </w:trPr>
        <w:tc>
          <w:tcPr>
            <w:tcW w:w="1401" w:type="pct"/>
            <w:vAlign w:val="center"/>
          </w:tcPr>
          <w:p w14:paraId="722976F3" w14:textId="75EBD67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S3.41</w:t>
            </w:r>
          </w:p>
        </w:tc>
        <w:tc>
          <w:tcPr>
            <w:tcW w:w="3599" w:type="pct"/>
            <w:vAlign w:val="center"/>
          </w:tcPr>
          <w:p w14:paraId="3BC5446F" w14:textId="7390867F" w:rsidR="00555BCE" w:rsidRPr="00506A37" w:rsidRDefault="00555BCE" w:rsidP="009B4FB4">
            <w:pPr>
              <w:jc w:val="left"/>
              <w:rPr>
                <w:sz w:val="20"/>
                <w:szCs w:val="20"/>
              </w:rPr>
            </w:pPr>
            <w:r>
              <w:rPr>
                <w:sz w:val="20"/>
                <w:szCs w:val="20"/>
              </w:rPr>
              <w:t>cog_mat(t)</w:t>
            </w:r>
          </w:p>
        </w:tc>
      </w:tr>
      <w:tr w:rsidR="00555BCE" w:rsidRPr="00506A37" w14:paraId="5AEBA593" w14:textId="77777777" w:rsidTr="009B4FB4">
        <w:trPr>
          <w:cantSplit/>
          <w:trHeight w:val="312"/>
        </w:trPr>
        <w:tc>
          <w:tcPr>
            <w:tcW w:w="1401" w:type="pct"/>
            <w:vAlign w:val="center"/>
          </w:tcPr>
          <w:p w14:paraId="0DA3AC1D" w14:textId="0A84B78B"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S3.42</w:t>
            </w:r>
          </w:p>
        </w:tc>
        <w:tc>
          <w:tcPr>
            <w:tcW w:w="3599" w:type="pct"/>
            <w:vAlign w:val="center"/>
          </w:tcPr>
          <w:p w14:paraId="5B0E9EB6" w14:textId="2081F749" w:rsidR="00555BCE" w:rsidRPr="00506A37" w:rsidRDefault="00555BCE" w:rsidP="009B4FB4">
            <w:pPr>
              <w:jc w:val="left"/>
              <w:rPr>
                <w:sz w:val="20"/>
                <w:szCs w:val="20"/>
              </w:rPr>
            </w:pPr>
            <w:r>
              <w:rPr>
                <w:sz w:val="20"/>
                <w:szCs w:val="20"/>
              </w:rPr>
              <w:t>unit_res_bgn(t)</w:t>
            </w:r>
          </w:p>
        </w:tc>
      </w:tr>
      <w:tr w:rsidR="00555BCE" w:rsidRPr="00506A37" w14:paraId="68B6B254" w14:textId="77777777" w:rsidTr="009B4FB4">
        <w:trPr>
          <w:cantSplit/>
          <w:trHeight w:val="312"/>
        </w:trPr>
        <w:tc>
          <w:tcPr>
            <w:tcW w:w="1401" w:type="pct"/>
            <w:vAlign w:val="center"/>
          </w:tcPr>
          <w:p w14:paraId="20EA7E05" w14:textId="34F8704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S3.43</w:t>
            </w:r>
          </w:p>
        </w:tc>
        <w:tc>
          <w:tcPr>
            <w:tcW w:w="3599" w:type="pct"/>
            <w:vAlign w:val="center"/>
          </w:tcPr>
          <w:p w14:paraId="5EF1437B" w14:textId="39F9306F" w:rsidR="00555BCE" w:rsidRPr="00506A37" w:rsidRDefault="00555BCE" w:rsidP="009B4FB4">
            <w:pPr>
              <w:jc w:val="left"/>
              <w:rPr>
                <w:sz w:val="20"/>
                <w:szCs w:val="20"/>
              </w:rPr>
            </w:pPr>
            <w:r>
              <w:rPr>
                <w:sz w:val="20"/>
                <w:szCs w:val="20"/>
              </w:rPr>
              <w:t>unit_res_end(t)</w:t>
            </w:r>
          </w:p>
        </w:tc>
      </w:tr>
      <w:tr w:rsidR="00555BCE" w:rsidRPr="00506A37" w14:paraId="7F98820A" w14:textId="77777777" w:rsidTr="009B4FB4">
        <w:trPr>
          <w:cantSplit/>
          <w:trHeight w:val="312"/>
        </w:trPr>
        <w:tc>
          <w:tcPr>
            <w:tcW w:w="1401" w:type="pct"/>
            <w:vAlign w:val="center"/>
          </w:tcPr>
          <w:p w14:paraId="252B04A7" w14:textId="610A6EA3"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S3.44</w:t>
            </w:r>
          </w:p>
        </w:tc>
        <w:tc>
          <w:tcPr>
            <w:tcW w:w="3599" w:type="pct"/>
            <w:vAlign w:val="center"/>
          </w:tcPr>
          <w:p w14:paraId="7E5E3808" w14:textId="684354A7" w:rsidR="00555BCE" w:rsidRDefault="00555BCE" w:rsidP="009B4FB4">
            <w:pPr>
              <w:jc w:val="left"/>
              <w:rPr>
                <w:sz w:val="20"/>
                <w:szCs w:val="20"/>
              </w:rPr>
            </w:pPr>
            <w:r>
              <w:rPr>
                <w:sz w:val="20"/>
                <w:szCs w:val="20"/>
              </w:rPr>
              <w:t>unit_inc(t)</w:t>
            </w:r>
          </w:p>
        </w:tc>
      </w:tr>
      <w:tr w:rsidR="00555BCE" w:rsidRPr="00506A37" w14:paraId="56EE28B9" w14:textId="77777777" w:rsidTr="009B4FB4">
        <w:trPr>
          <w:cantSplit/>
          <w:trHeight w:val="312"/>
        </w:trPr>
        <w:tc>
          <w:tcPr>
            <w:tcW w:w="1401" w:type="pct"/>
            <w:vAlign w:val="center"/>
          </w:tcPr>
          <w:p w14:paraId="5DFA2329" w14:textId="7A138B0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S3.45</w:t>
            </w:r>
          </w:p>
        </w:tc>
        <w:tc>
          <w:tcPr>
            <w:tcW w:w="3599" w:type="pct"/>
            <w:vAlign w:val="center"/>
          </w:tcPr>
          <w:p w14:paraId="6023C29F" w14:textId="5AC91E6C" w:rsidR="00555BCE" w:rsidRDefault="00555BCE" w:rsidP="009B4FB4">
            <w:pPr>
              <w:jc w:val="left"/>
              <w:rPr>
                <w:sz w:val="20"/>
                <w:szCs w:val="20"/>
              </w:rPr>
            </w:pPr>
            <w:r>
              <w:rPr>
                <w:sz w:val="20"/>
                <w:szCs w:val="20"/>
              </w:rPr>
              <w:t>non_unit_inc(t)</w:t>
            </w:r>
          </w:p>
        </w:tc>
      </w:tr>
      <w:tr w:rsidR="00555BCE" w:rsidRPr="00506A37" w14:paraId="668C27E2" w14:textId="77777777" w:rsidTr="009B4FB4">
        <w:trPr>
          <w:cantSplit/>
          <w:trHeight w:val="312"/>
        </w:trPr>
        <w:tc>
          <w:tcPr>
            <w:tcW w:w="1401" w:type="pct"/>
            <w:vAlign w:val="center"/>
          </w:tcPr>
          <w:p w14:paraId="1B6B89AF" w14:textId="73B35DB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S3.49</w:t>
            </w:r>
          </w:p>
        </w:tc>
        <w:tc>
          <w:tcPr>
            <w:tcW w:w="3599" w:type="pct"/>
            <w:vAlign w:val="center"/>
          </w:tcPr>
          <w:p w14:paraId="078DD0B3" w14:textId="431EAC1D" w:rsidR="00555BCE" w:rsidRDefault="00555BCE" w:rsidP="009B4FB4">
            <w:pPr>
              <w:jc w:val="left"/>
              <w:rPr>
                <w:sz w:val="20"/>
                <w:szCs w:val="20"/>
              </w:rPr>
            </w:pPr>
            <w:r>
              <w:rPr>
                <w:rFonts w:cstheme="minorHAnsi"/>
                <w:sz w:val="20"/>
              </w:rPr>
              <w:t>cf_before_zv(t)</w:t>
            </w:r>
          </w:p>
        </w:tc>
      </w:tr>
      <w:tr w:rsidR="00555BCE" w:rsidRPr="00506A37" w14:paraId="68DF2942" w14:textId="77777777" w:rsidTr="009B4FB4">
        <w:trPr>
          <w:cantSplit/>
          <w:trHeight w:val="312"/>
        </w:trPr>
        <w:tc>
          <w:tcPr>
            <w:tcW w:w="1401" w:type="pct"/>
            <w:vAlign w:val="center"/>
          </w:tcPr>
          <w:p w14:paraId="501BA428" w14:textId="6A51F8CA"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S3.50</w:t>
            </w:r>
          </w:p>
        </w:tc>
        <w:tc>
          <w:tcPr>
            <w:tcW w:w="3599" w:type="pct"/>
            <w:vAlign w:val="center"/>
          </w:tcPr>
          <w:p w14:paraId="4F757A3C" w14:textId="65C26048" w:rsidR="00555BCE" w:rsidRDefault="00555BCE" w:rsidP="009B4FB4">
            <w:pPr>
              <w:jc w:val="left"/>
              <w:rPr>
                <w:sz w:val="20"/>
                <w:szCs w:val="20"/>
              </w:rPr>
            </w:pPr>
            <w:r>
              <w:rPr>
                <w:rFonts w:cstheme="minorHAnsi"/>
                <w:sz w:val="20"/>
              </w:rPr>
              <w:t>zeroising_res_if(t)</w:t>
            </w:r>
          </w:p>
        </w:tc>
      </w:tr>
      <w:tr w:rsidR="00555BCE" w:rsidRPr="00506A37" w14:paraId="3BFA5B95" w14:textId="77777777" w:rsidTr="009B4FB4">
        <w:trPr>
          <w:cantSplit/>
          <w:trHeight w:val="312"/>
        </w:trPr>
        <w:tc>
          <w:tcPr>
            <w:tcW w:w="1401" w:type="pct"/>
            <w:vAlign w:val="center"/>
          </w:tcPr>
          <w:p w14:paraId="1287C98C" w14:textId="54E2BF3C"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S3.54</w:t>
            </w:r>
          </w:p>
        </w:tc>
        <w:tc>
          <w:tcPr>
            <w:tcW w:w="3599" w:type="pct"/>
            <w:vAlign w:val="center"/>
          </w:tcPr>
          <w:p w14:paraId="7E4BC610" w14:textId="19CF4428" w:rsidR="00555BCE" w:rsidRDefault="00555BCE" w:rsidP="009B4FB4">
            <w:pPr>
              <w:jc w:val="left"/>
              <w:rPr>
                <w:sz w:val="20"/>
                <w:szCs w:val="20"/>
              </w:rPr>
            </w:pPr>
            <w:r>
              <w:rPr>
                <w:rFonts w:cstheme="minorHAnsi"/>
                <w:sz w:val="20"/>
              </w:rPr>
              <w:t>cf_after_zv(t)</w:t>
            </w:r>
          </w:p>
        </w:tc>
      </w:tr>
      <w:tr w:rsidR="00555BCE" w:rsidRPr="00506A37" w14:paraId="7E798F79" w14:textId="77777777" w:rsidTr="009B4FB4">
        <w:trPr>
          <w:cantSplit/>
          <w:trHeight w:val="312"/>
        </w:trPr>
        <w:tc>
          <w:tcPr>
            <w:tcW w:w="1401" w:type="pct"/>
            <w:vAlign w:val="center"/>
          </w:tcPr>
          <w:p w14:paraId="625CC3F2" w14:textId="3F766076"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S3.55</w:t>
            </w:r>
          </w:p>
        </w:tc>
        <w:tc>
          <w:tcPr>
            <w:tcW w:w="3599" w:type="pct"/>
            <w:vAlign w:val="center"/>
          </w:tcPr>
          <w:p w14:paraId="1BD611E7" w14:textId="3B5F75F8" w:rsidR="00555BCE" w:rsidRDefault="00555BCE" w:rsidP="009B4FB4">
            <w:pPr>
              <w:jc w:val="left"/>
              <w:rPr>
                <w:sz w:val="20"/>
                <w:szCs w:val="20"/>
              </w:rPr>
            </w:pPr>
            <w:r>
              <w:rPr>
                <w:sz w:val="20"/>
                <w:szCs w:val="20"/>
              </w:rPr>
              <w:t>op_tax(t)</w:t>
            </w:r>
          </w:p>
        </w:tc>
      </w:tr>
      <w:tr w:rsidR="00555BCE" w:rsidRPr="00506A37" w14:paraId="3A83ACC1" w14:textId="77777777" w:rsidTr="009B4FB4">
        <w:trPr>
          <w:cantSplit/>
          <w:trHeight w:val="312"/>
        </w:trPr>
        <w:tc>
          <w:tcPr>
            <w:tcW w:w="1401" w:type="pct"/>
            <w:vAlign w:val="center"/>
          </w:tcPr>
          <w:p w14:paraId="4AF51799" w14:textId="159418C5"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S3.57</w:t>
            </w:r>
          </w:p>
        </w:tc>
        <w:tc>
          <w:tcPr>
            <w:tcW w:w="3599" w:type="pct"/>
            <w:vAlign w:val="center"/>
          </w:tcPr>
          <w:p w14:paraId="37971815" w14:textId="6D86EC65" w:rsidR="00555BCE" w:rsidRDefault="00555BCE" w:rsidP="009B4FB4">
            <w:pPr>
              <w:jc w:val="left"/>
              <w:rPr>
                <w:sz w:val="20"/>
                <w:szCs w:val="20"/>
              </w:rPr>
            </w:pPr>
            <w:r>
              <w:rPr>
                <w:sz w:val="20"/>
                <w:szCs w:val="20"/>
              </w:rPr>
              <w:t>cf_after_tax(t)</w:t>
            </w:r>
          </w:p>
        </w:tc>
      </w:tr>
      <w:tr w:rsidR="00555BCE" w:rsidRPr="00506A37" w14:paraId="39BA0A51" w14:textId="77777777" w:rsidTr="009B4FB4">
        <w:trPr>
          <w:cantSplit/>
          <w:trHeight w:val="312"/>
        </w:trPr>
        <w:tc>
          <w:tcPr>
            <w:tcW w:w="1401" w:type="pct"/>
            <w:vAlign w:val="center"/>
          </w:tcPr>
          <w:p w14:paraId="5AC170EA" w14:textId="5CF0A8E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S3.59</w:t>
            </w:r>
          </w:p>
        </w:tc>
        <w:tc>
          <w:tcPr>
            <w:tcW w:w="3599" w:type="pct"/>
            <w:vAlign w:val="center"/>
          </w:tcPr>
          <w:p w14:paraId="4A1599CC" w14:textId="178C2938" w:rsidR="00555BCE" w:rsidRDefault="00555BCE" w:rsidP="009B4FB4">
            <w:pPr>
              <w:jc w:val="left"/>
              <w:rPr>
                <w:sz w:val="20"/>
                <w:szCs w:val="20"/>
              </w:rPr>
            </w:pPr>
            <w:r>
              <w:rPr>
                <w:sz w:val="20"/>
                <w:szCs w:val="20"/>
              </w:rPr>
              <w:t>solv_cap_req(t)</w:t>
            </w:r>
          </w:p>
        </w:tc>
      </w:tr>
      <w:tr w:rsidR="00555BCE" w:rsidRPr="00506A37" w14:paraId="04AA4AF2" w14:textId="77777777" w:rsidTr="009B4FB4">
        <w:trPr>
          <w:cantSplit/>
          <w:trHeight w:val="312"/>
        </w:trPr>
        <w:tc>
          <w:tcPr>
            <w:tcW w:w="1401" w:type="pct"/>
            <w:vAlign w:val="center"/>
          </w:tcPr>
          <w:p w14:paraId="29DAE93D" w14:textId="7643EDD5"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S3.62</w:t>
            </w:r>
          </w:p>
        </w:tc>
        <w:tc>
          <w:tcPr>
            <w:tcW w:w="3599" w:type="pct"/>
            <w:vAlign w:val="center"/>
          </w:tcPr>
          <w:p w14:paraId="4E328F25" w14:textId="2708046F" w:rsidR="00555BCE" w:rsidRDefault="00555BCE" w:rsidP="009B4FB4">
            <w:pPr>
              <w:jc w:val="left"/>
              <w:rPr>
                <w:sz w:val="20"/>
                <w:szCs w:val="20"/>
              </w:rPr>
            </w:pPr>
            <w:r>
              <w:rPr>
                <w:sz w:val="20"/>
                <w:szCs w:val="20"/>
              </w:rPr>
              <w:t>scr_inv_inc(t)</w:t>
            </w:r>
          </w:p>
        </w:tc>
      </w:tr>
      <w:tr w:rsidR="00555BCE" w:rsidRPr="00506A37" w14:paraId="549EA6CC" w14:textId="77777777" w:rsidTr="009B4FB4">
        <w:trPr>
          <w:cantSplit/>
          <w:trHeight w:val="312"/>
        </w:trPr>
        <w:tc>
          <w:tcPr>
            <w:tcW w:w="1401" w:type="pct"/>
            <w:vAlign w:val="center"/>
          </w:tcPr>
          <w:p w14:paraId="19548221" w14:textId="799EDA22"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S3.63</w:t>
            </w:r>
          </w:p>
        </w:tc>
        <w:tc>
          <w:tcPr>
            <w:tcW w:w="3599" w:type="pct"/>
            <w:vAlign w:val="center"/>
          </w:tcPr>
          <w:p w14:paraId="5A10E143" w14:textId="5E2332F3" w:rsidR="00555BCE" w:rsidRDefault="00555BCE" w:rsidP="009B4FB4">
            <w:pPr>
              <w:jc w:val="left"/>
              <w:rPr>
                <w:sz w:val="20"/>
                <w:szCs w:val="20"/>
              </w:rPr>
            </w:pPr>
            <w:r>
              <w:rPr>
                <w:sz w:val="20"/>
                <w:szCs w:val="20"/>
              </w:rPr>
              <w:t>scr_inc_tax(t)</w:t>
            </w:r>
          </w:p>
        </w:tc>
      </w:tr>
      <w:tr w:rsidR="00555BCE" w:rsidRPr="00506A37" w14:paraId="33BD2BE9" w14:textId="77777777" w:rsidTr="009B4FB4">
        <w:trPr>
          <w:cantSplit/>
          <w:trHeight w:val="312"/>
        </w:trPr>
        <w:tc>
          <w:tcPr>
            <w:tcW w:w="1401" w:type="pct"/>
            <w:vAlign w:val="center"/>
          </w:tcPr>
          <w:p w14:paraId="1E4F731C" w14:textId="07668400"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S3.64</w:t>
            </w:r>
          </w:p>
        </w:tc>
        <w:tc>
          <w:tcPr>
            <w:tcW w:w="3599" w:type="pct"/>
            <w:vAlign w:val="center"/>
          </w:tcPr>
          <w:p w14:paraId="68FFADD8" w14:textId="02E2A0D0" w:rsidR="00555BCE" w:rsidRDefault="00555BCE" w:rsidP="009B4FB4">
            <w:pPr>
              <w:jc w:val="left"/>
              <w:rPr>
                <w:sz w:val="20"/>
                <w:szCs w:val="20"/>
              </w:rPr>
            </w:pPr>
            <w:r>
              <w:rPr>
                <w:sz w:val="20"/>
                <w:szCs w:val="20"/>
              </w:rPr>
              <w:t>cf_after_scr(t)</w:t>
            </w:r>
          </w:p>
        </w:tc>
      </w:tr>
      <w:tr w:rsidR="00555BCE" w:rsidRPr="00506A37" w14:paraId="43686AB6" w14:textId="77777777" w:rsidTr="009B4FB4">
        <w:trPr>
          <w:cantSplit/>
          <w:trHeight w:val="312"/>
        </w:trPr>
        <w:tc>
          <w:tcPr>
            <w:tcW w:w="1401" w:type="pct"/>
            <w:vAlign w:val="center"/>
          </w:tcPr>
          <w:p w14:paraId="0658DA20" w14:textId="4B3FF080"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S3.65</w:t>
            </w:r>
          </w:p>
        </w:tc>
        <w:tc>
          <w:tcPr>
            <w:tcW w:w="3599" w:type="pct"/>
            <w:vAlign w:val="center"/>
          </w:tcPr>
          <w:p w14:paraId="19B4AD48" w14:textId="6EFA4D65" w:rsidR="00555BCE" w:rsidRDefault="00555BCE" w:rsidP="009B4FB4">
            <w:pPr>
              <w:jc w:val="left"/>
              <w:rPr>
                <w:sz w:val="20"/>
                <w:szCs w:val="20"/>
              </w:rPr>
            </w:pPr>
            <w:r>
              <w:rPr>
                <w:sz w:val="20"/>
                <w:szCs w:val="20"/>
              </w:rPr>
              <w:t>pv_cf_after_scr(t)</w:t>
            </w:r>
          </w:p>
        </w:tc>
      </w:tr>
      <w:tr w:rsidR="00555BCE" w:rsidRPr="00506A37" w14:paraId="05B52D75" w14:textId="77777777" w:rsidTr="009B4FB4">
        <w:trPr>
          <w:cantSplit/>
          <w:trHeight w:val="312"/>
        </w:trPr>
        <w:tc>
          <w:tcPr>
            <w:tcW w:w="1401" w:type="pct"/>
            <w:vAlign w:val="center"/>
          </w:tcPr>
          <w:p w14:paraId="343C8CB3" w14:textId="453DFB27"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S3.69</w:t>
            </w:r>
          </w:p>
        </w:tc>
        <w:tc>
          <w:tcPr>
            <w:tcW w:w="3599" w:type="pct"/>
            <w:vAlign w:val="center"/>
          </w:tcPr>
          <w:p w14:paraId="11EE801A" w14:textId="75D8E0C7" w:rsidR="00555BCE" w:rsidRDefault="00555BCE" w:rsidP="009B4FB4">
            <w:pPr>
              <w:jc w:val="left"/>
              <w:rPr>
                <w:sz w:val="20"/>
                <w:szCs w:val="20"/>
              </w:rPr>
            </w:pPr>
            <w:r>
              <w:rPr>
                <w:sz w:val="20"/>
                <w:szCs w:val="20"/>
              </w:rPr>
              <w:t>pv_prem_inc(t)</w:t>
            </w:r>
          </w:p>
        </w:tc>
      </w:tr>
    </w:tbl>
    <w:p w14:paraId="13162DCA" w14:textId="77777777" w:rsidR="00926153" w:rsidRDefault="00926153" w:rsidP="00C35169"/>
    <w:p w14:paraId="7B9F741B" w14:textId="77777777" w:rsidR="003E2A29" w:rsidRDefault="00926153" w:rsidP="00C35169">
      <w:r w:rsidRPr="00926153">
        <w:t xml:space="preserve">The accumulated results for each scenario are written to a CSV file named by scenario ID, for example results/scenario_001.csv. </w:t>
      </w:r>
      <w:r w:rsidR="003E2A29" w:rsidRPr="003E2A29">
        <w:t xml:space="preserve">Scenario IDs in output filenames are zero-padded to the width of the total number of scenarios. </w:t>
      </w:r>
    </w:p>
    <w:p w14:paraId="1C4E50C3" w14:textId="01F052A7" w:rsidR="0094510D" w:rsidRDefault="00926153" w:rsidP="00C35169">
      <w:r w:rsidRPr="00926153">
        <w:t>The scenario ID from the sensitivity scenario table is used as the file identifier, ensuring a direct 1-to-1 mapping between the input scenario table and the output files. Each file contains one row per time step in the following format:</w:t>
      </w:r>
    </w:p>
    <w:tbl>
      <w:tblPr>
        <w:tblStyle w:val="TableGrid"/>
        <w:tblW w:w="5000" w:type="pct"/>
        <w:tblLook w:val="04A0" w:firstRow="1" w:lastRow="0" w:firstColumn="1" w:lastColumn="0" w:noHBand="0" w:noVBand="1"/>
      </w:tblPr>
      <w:tblGrid>
        <w:gridCol w:w="502"/>
        <w:gridCol w:w="2034"/>
        <w:gridCol w:w="1709"/>
        <w:gridCol w:w="501"/>
        <w:gridCol w:w="2272"/>
        <w:gridCol w:w="1998"/>
      </w:tblGrid>
      <w:tr w:rsidR="009B4FB4" w14:paraId="63F6642A" w14:textId="0516880F" w:rsidTr="009B4FB4">
        <w:trPr>
          <w:trHeight w:val="312"/>
        </w:trPr>
        <w:tc>
          <w:tcPr>
            <w:tcW w:w="278" w:type="pct"/>
            <w:vAlign w:val="center"/>
          </w:tcPr>
          <w:p w14:paraId="58AB59CA" w14:textId="760B407D" w:rsidR="009B4FB4" w:rsidRPr="009B4FB4" w:rsidRDefault="009B4FB4" w:rsidP="009B4FB4">
            <w:pPr>
              <w:jc w:val="left"/>
              <w:rPr>
                <w:b/>
                <w:bCs/>
              </w:rPr>
            </w:pPr>
            <w:r w:rsidRPr="009B4FB4">
              <w:rPr>
                <w:b/>
                <w:bCs/>
              </w:rPr>
              <w:t>t</w:t>
            </w:r>
          </w:p>
        </w:tc>
        <w:tc>
          <w:tcPr>
            <w:tcW w:w="1128" w:type="pct"/>
            <w:vAlign w:val="center"/>
          </w:tcPr>
          <w:p w14:paraId="40A08CA6" w14:textId="41B1FAC1" w:rsidR="009B4FB4" w:rsidRPr="009B4FB4" w:rsidRDefault="009B4FB4" w:rsidP="009B4FB4">
            <w:pPr>
              <w:jc w:val="left"/>
              <w:rPr>
                <w:b/>
                <w:bCs/>
              </w:rPr>
            </w:pPr>
            <w:r w:rsidRPr="009B4FB4">
              <w:rPr>
                <w:b/>
                <w:bCs/>
                <w:sz w:val="20"/>
                <w:szCs w:val="20"/>
              </w:rPr>
              <w:t>no_pols_ifsm(t)</w:t>
            </w:r>
          </w:p>
        </w:tc>
        <w:tc>
          <w:tcPr>
            <w:tcW w:w="948" w:type="pct"/>
            <w:vAlign w:val="center"/>
          </w:tcPr>
          <w:p w14:paraId="01E65122" w14:textId="3457BA03" w:rsidR="009B4FB4" w:rsidRPr="009B4FB4" w:rsidRDefault="009B4FB4" w:rsidP="009B4FB4">
            <w:pPr>
              <w:jc w:val="left"/>
              <w:rPr>
                <w:b/>
                <w:bCs/>
                <w:sz w:val="20"/>
                <w:szCs w:val="20"/>
              </w:rPr>
            </w:pPr>
            <w:r w:rsidRPr="009B4FB4">
              <w:rPr>
                <w:b/>
                <w:bCs/>
                <w:sz w:val="20"/>
                <w:szCs w:val="20"/>
              </w:rPr>
              <w:t>no_pols_if(t)</w:t>
            </w:r>
          </w:p>
        </w:tc>
        <w:tc>
          <w:tcPr>
            <w:tcW w:w="278" w:type="pct"/>
            <w:vAlign w:val="center"/>
          </w:tcPr>
          <w:p w14:paraId="394FB650" w14:textId="16E6CBF7" w:rsidR="009B4FB4" w:rsidRPr="009B4FB4" w:rsidRDefault="009B4FB4" w:rsidP="009B4FB4">
            <w:pPr>
              <w:jc w:val="left"/>
              <w:rPr>
                <w:b/>
                <w:bCs/>
              </w:rPr>
            </w:pPr>
            <w:r w:rsidRPr="009B4FB4">
              <w:rPr>
                <w:b/>
                <w:bCs/>
              </w:rPr>
              <w:t>…</w:t>
            </w:r>
          </w:p>
        </w:tc>
        <w:tc>
          <w:tcPr>
            <w:tcW w:w="1260" w:type="pct"/>
            <w:vAlign w:val="center"/>
          </w:tcPr>
          <w:p w14:paraId="31389D46" w14:textId="306E4BEB" w:rsidR="009B4FB4" w:rsidRPr="009B4FB4" w:rsidRDefault="009B4FB4" w:rsidP="009B4FB4">
            <w:pPr>
              <w:jc w:val="left"/>
              <w:rPr>
                <w:b/>
                <w:bCs/>
              </w:rPr>
            </w:pPr>
            <w:r w:rsidRPr="009B4FB4">
              <w:rPr>
                <w:b/>
                <w:bCs/>
                <w:sz w:val="20"/>
                <w:szCs w:val="20"/>
              </w:rPr>
              <w:t>pv_cf_after_scr(t)</w:t>
            </w:r>
          </w:p>
        </w:tc>
        <w:tc>
          <w:tcPr>
            <w:tcW w:w="1109" w:type="pct"/>
            <w:vAlign w:val="center"/>
          </w:tcPr>
          <w:p w14:paraId="4C6E480B" w14:textId="6E645EE7" w:rsidR="009B4FB4" w:rsidRPr="009B4FB4" w:rsidRDefault="009B4FB4" w:rsidP="009B4FB4">
            <w:pPr>
              <w:jc w:val="left"/>
              <w:rPr>
                <w:b/>
                <w:bCs/>
                <w:sz w:val="20"/>
                <w:szCs w:val="20"/>
              </w:rPr>
            </w:pPr>
            <w:r w:rsidRPr="009B4FB4">
              <w:rPr>
                <w:b/>
                <w:bCs/>
                <w:sz w:val="20"/>
                <w:szCs w:val="20"/>
              </w:rPr>
              <w:t>pv_prem_inc(t)</w:t>
            </w:r>
          </w:p>
        </w:tc>
      </w:tr>
      <w:tr w:rsidR="009B4FB4" w14:paraId="3B7F37F4" w14:textId="59963721" w:rsidTr="009B4FB4">
        <w:trPr>
          <w:trHeight w:val="312"/>
        </w:trPr>
        <w:tc>
          <w:tcPr>
            <w:tcW w:w="278" w:type="pct"/>
            <w:vAlign w:val="center"/>
          </w:tcPr>
          <w:p w14:paraId="7E6D8203" w14:textId="28B60129" w:rsidR="009B4FB4" w:rsidRDefault="009B4FB4" w:rsidP="009B4FB4">
            <w:pPr>
              <w:jc w:val="left"/>
            </w:pPr>
            <w:r>
              <w:t>0</w:t>
            </w:r>
          </w:p>
        </w:tc>
        <w:tc>
          <w:tcPr>
            <w:tcW w:w="1128" w:type="pct"/>
            <w:vAlign w:val="center"/>
          </w:tcPr>
          <w:p w14:paraId="4A21965D" w14:textId="77777777" w:rsidR="009B4FB4" w:rsidRDefault="009B4FB4" w:rsidP="009B4FB4">
            <w:pPr>
              <w:jc w:val="left"/>
            </w:pPr>
          </w:p>
        </w:tc>
        <w:tc>
          <w:tcPr>
            <w:tcW w:w="948" w:type="pct"/>
            <w:vAlign w:val="center"/>
          </w:tcPr>
          <w:p w14:paraId="165828FB" w14:textId="77777777" w:rsidR="009B4FB4" w:rsidRDefault="009B4FB4" w:rsidP="009B4FB4">
            <w:pPr>
              <w:jc w:val="left"/>
            </w:pPr>
          </w:p>
        </w:tc>
        <w:tc>
          <w:tcPr>
            <w:tcW w:w="278" w:type="pct"/>
            <w:vAlign w:val="center"/>
          </w:tcPr>
          <w:p w14:paraId="6CB6759F" w14:textId="77777777" w:rsidR="009B4FB4" w:rsidRDefault="009B4FB4" w:rsidP="009B4FB4">
            <w:pPr>
              <w:jc w:val="left"/>
            </w:pPr>
          </w:p>
        </w:tc>
        <w:tc>
          <w:tcPr>
            <w:tcW w:w="1260" w:type="pct"/>
            <w:vAlign w:val="center"/>
          </w:tcPr>
          <w:p w14:paraId="0A2B5597" w14:textId="6A4824BE" w:rsidR="009B4FB4" w:rsidRDefault="009B4FB4" w:rsidP="009B4FB4">
            <w:pPr>
              <w:jc w:val="left"/>
            </w:pPr>
          </w:p>
        </w:tc>
        <w:tc>
          <w:tcPr>
            <w:tcW w:w="1109" w:type="pct"/>
            <w:vAlign w:val="center"/>
          </w:tcPr>
          <w:p w14:paraId="72CDE432" w14:textId="77777777" w:rsidR="009B4FB4" w:rsidRDefault="009B4FB4" w:rsidP="009B4FB4">
            <w:pPr>
              <w:jc w:val="left"/>
            </w:pPr>
          </w:p>
        </w:tc>
      </w:tr>
      <w:tr w:rsidR="009B4FB4" w14:paraId="5EEC492C" w14:textId="35244CF8" w:rsidTr="009B4FB4">
        <w:trPr>
          <w:trHeight w:val="312"/>
        </w:trPr>
        <w:tc>
          <w:tcPr>
            <w:tcW w:w="278" w:type="pct"/>
            <w:vAlign w:val="center"/>
          </w:tcPr>
          <w:p w14:paraId="1A926B07" w14:textId="69573E36" w:rsidR="009B4FB4" w:rsidRDefault="009B4FB4" w:rsidP="009B4FB4">
            <w:pPr>
              <w:jc w:val="left"/>
            </w:pPr>
            <w:r>
              <w:t>1</w:t>
            </w:r>
          </w:p>
        </w:tc>
        <w:tc>
          <w:tcPr>
            <w:tcW w:w="1128" w:type="pct"/>
            <w:vAlign w:val="center"/>
          </w:tcPr>
          <w:p w14:paraId="7E20A7C8" w14:textId="77777777" w:rsidR="009B4FB4" w:rsidRDefault="009B4FB4" w:rsidP="009B4FB4">
            <w:pPr>
              <w:jc w:val="left"/>
            </w:pPr>
          </w:p>
        </w:tc>
        <w:tc>
          <w:tcPr>
            <w:tcW w:w="948" w:type="pct"/>
            <w:vAlign w:val="center"/>
          </w:tcPr>
          <w:p w14:paraId="6CC410D1" w14:textId="77777777" w:rsidR="009B4FB4" w:rsidRDefault="009B4FB4" w:rsidP="009B4FB4">
            <w:pPr>
              <w:jc w:val="left"/>
            </w:pPr>
          </w:p>
        </w:tc>
        <w:tc>
          <w:tcPr>
            <w:tcW w:w="278" w:type="pct"/>
            <w:vAlign w:val="center"/>
          </w:tcPr>
          <w:p w14:paraId="4ECD59B5" w14:textId="77777777" w:rsidR="009B4FB4" w:rsidRDefault="009B4FB4" w:rsidP="009B4FB4">
            <w:pPr>
              <w:jc w:val="left"/>
            </w:pPr>
          </w:p>
        </w:tc>
        <w:tc>
          <w:tcPr>
            <w:tcW w:w="1260" w:type="pct"/>
            <w:vAlign w:val="center"/>
          </w:tcPr>
          <w:p w14:paraId="0AC5BCE5" w14:textId="23FD7DBC" w:rsidR="009B4FB4" w:rsidRDefault="009B4FB4" w:rsidP="009B4FB4">
            <w:pPr>
              <w:jc w:val="left"/>
            </w:pPr>
          </w:p>
        </w:tc>
        <w:tc>
          <w:tcPr>
            <w:tcW w:w="1109" w:type="pct"/>
            <w:vAlign w:val="center"/>
          </w:tcPr>
          <w:p w14:paraId="4CA98A34" w14:textId="77777777" w:rsidR="009B4FB4" w:rsidRDefault="009B4FB4" w:rsidP="009B4FB4">
            <w:pPr>
              <w:jc w:val="left"/>
            </w:pPr>
          </w:p>
        </w:tc>
      </w:tr>
      <w:tr w:rsidR="009B4FB4" w14:paraId="40E3042F" w14:textId="23FA3878" w:rsidTr="009B4FB4">
        <w:trPr>
          <w:trHeight w:val="312"/>
        </w:trPr>
        <w:tc>
          <w:tcPr>
            <w:tcW w:w="278" w:type="pct"/>
            <w:vAlign w:val="center"/>
          </w:tcPr>
          <w:p w14:paraId="29C00EBA" w14:textId="52FA7FEC" w:rsidR="009B4FB4" w:rsidRDefault="009B4FB4" w:rsidP="009B4FB4">
            <w:pPr>
              <w:jc w:val="left"/>
            </w:pPr>
            <w:r>
              <w:t>2</w:t>
            </w:r>
          </w:p>
        </w:tc>
        <w:tc>
          <w:tcPr>
            <w:tcW w:w="1128" w:type="pct"/>
            <w:vAlign w:val="center"/>
          </w:tcPr>
          <w:p w14:paraId="4801C512" w14:textId="77777777" w:rsidR="009B4FB4" w:rsidRDefault="009B4FB4" w:rsidP="009B4FB4">
            <w:pPr>
              <w:jc w:val="left"/>
            </w:pPr>
          </w:p>
        </w:tc>
        <w:tc>
          <w:tcPr>
            <w:tcW w:w="948" w:type="pct"/>
            <w:vAlign w:val="center"/>
          </w:tcPr>
          <w:p w14:paraId="6179CDE0" w14:textId="77777777" w:rsidR="009B4FB4" w:rsidRDefault="009B4FB4" w:rsidP="009B4FB4">
            <w:pPr>
              <w:jc w:val="left"/>
            </w:pPr>
          </w:p>
        </w:tc>
        <w:tc>
          <w:tcPr>
            <w:tcW w:w="278" w:type="pct"/>
            <w:vAlign w:val="center"/>
          </w:tcPr>
          <w:p w14:paraId="73F283BD" w14:textId="77777777" w:rsidR="009B4FB4" w:rsidRDefault="009B4FB4" w:rsidP="009B4FB4">
            <w:pPr>
              <w:jc w:val="left"/>
            </w:pPr>
          </w:p>
        </w:tc>
        <w:tc>
          <w:tcPr>
            <w:tcW w:w="1260" w:type="pct"/>
            <w:vAlign w:val="center"/>
          </w:tcPr>
          <w:p w14:paraId="7698041F" w14:textId="6D9B254A" w:rsidR="009B4FB4" w:rsidRDefault="009B4FB4" w:rsidP="009B4FB4">
            <w:pPr>
              <w:jc w:val="left"/>
            </w:pPr>
          </w:p>
        </w:tc>
        <w:tc>
          <w:tcPr>
            <w:tcW w:w="1109" w:type="pct"/>
            <w:vAlign w:val="center"/>
          </w:tcPr>
          <w:p w14:paraId="515510CF" w14:textId="77777777" w:rsidR="009B4FB4" w:rsidRDefault="009B4FB4" w:rsidP="009B4FB4">
            <w:pPr>
              <w:jc w:val="left"/>
            </w:pPr>
          </w:p>
        </w:tc>
      </w:tr>
      <w:tr w:rsidR="009B4FB4" w14:paraId="37D2AA38" w14:textId="7EE1DA32" w:rsidTr="009B4FB4">
        <w:trPr>
          <w:trHeight w:val="312"/>
        </w:trPr>
        <w:tc>
          <w:tcPr>
            <w:tcW w:w="278" w:type="pct"/>
            <w:vAlign w:val="center"/>
          </w:tcPr>
          <w:p w14:paraId="7E5BC8E3" w14:textId="620CD765" w:rsidR="009B4FB4" w:rsidRDefault="009B4FB4" w:rsidP="009B4FB4">
            <w:pPr>
              <w:jc w:val="left"/>
            </w:pPr>
            <w:r>
              <w:t>…</w:t>
            </w:r>
          </w:p>
        </w:tc>
        <w:tc>
          <w:tcPr>
            <w:tcW w:w="1128" w:type="pct"/>
            <w:vAlign w:val="center"/>
          </w:tcPr>
          <w:p w14:paraId="2236A374" w14:textId="21B02DB6" w:rsidR="009B4FB4" w:rsidRDefault="009B4FB4" w:rsidP="009B4FB4">
            <w:pPr>
              <w:jc w:val="left"/>
            </w:pPr>
            <w:r>
              <w:t>…</w:t>
            </w:r>
          </w:p>
        </w:tc>
        <w:tc>
          <w:tcPr>
            <w:tcW w:w="948" w:type="pct"/>
            <w:vAlign w:val="center"/>
          </w:tcPr>
          <w:p w14:paraId="7E2F036E" w14:textId="0FEB3332" w:rsidR="009B4FB4" w:rsidRDefault="009B4FB4" w:rsidP="009B4FB4">
            <w:pPr>
              <w:jc w:val="left"/>
            </w:pPr>
            <w:r>
              <w:t>…</w:t>
            </w:r>
          </w:p>
        </w:tc>
        <w:tc>
          <w:tcPr>
            <w:tcW w:w="278" w:type="pct"/>
            <w:vAlign w:val="center"/>
          </w:tcPr>
          <w:p w14:paraId="1BEE3AD6" w14:textId="40407645" w:rsidR="009B4FB4" w:rsidRDefault="009B4FB4" w:rsidP="009B4FB4">
            <w:pPr>
              <w:jc w:val="left"/>
            </w:pPr>
            <w:r>
              <w:t>…</w:t>
            </w:r>
          </w:p>
        </w:tc>
        <w:tc>
          <w:tcPr>
            <w:tcW w:w="1260" w:type="pct"/>
            <w:vAlign w:val="center"/>
          </w:tcPr>
          <w:p w14:paraId="1D53EDB3" w14:textId="0406053E" w:rsidR="009B4FB4" w:rsidRDefault="009B4FB4" w:rsidP="009B4FB4">
            <w:pPr>
              <w:jc w:val="left"/>
            </w:pPr>
            <w:r>
              <w:t>…</w:t>
            </w:r>
          </w:p>
        </w:tc>
        <w:tc>
          <w:tcPr>
            <w:tcW w:w="1109" w:type="pct"/>
            <w:vAlign w:val="center"/>
          </w:tcPr>
          <w:p w14:paraId="397C9BD6" w14:textId="3B386F1A" w:rsidR="009B4FB4" w:rsidRDefault="009B4FB4" w:rsidP="009B4FB4">
            <w:pPr>
              <w:jc w:val="left"/>
            </w:pPr>
            <w:r>
              <w:t>…</w:t>
            </w:r>
          </w:p>
        </w:tc>
      </w:tr>
    </w:tbl>
    <w:p w14:paraId="5B287A8D" w14:textId="77777777" w:rsidR="00B53263" w:rsidRDefault="00B53263" w:rsidP="00C35169"/>
    <w:p w14:paraId="5E094CE6" w14:textId="7BE0ED23" w:rsidR="002C5F9B" w:rsidRDefault="00926153" w:rsidP="002C5F9B">
      <w:pPr>
        <w:pStyle w:val="Heading2"/>
      </w:pPr>
      <w:r>
        <w:t>Per-policy outputs</w:t>
      </w:r>
    </w:p>
    <w:p w14:paraId="59D7759D" w14:textId="77777777" w:rsidR="00926153" w:rsidRDefault="00926153" w:rsidP="00926153">
      <w:r>
        <w:t>In per-policy mode, the model writes output variables disaggregated at the individual policy level rather than accumulated across the portfolio. The output for each policy covers the full projection time series.</w:t>
      </w:r>
    </w:p>
    <w:p w14:paraId="39C7F907" w14:textId="77777777" w:rsidR="00926153" w:rsidRDefault="00926153" w:rsidP="00926153">
      <w:r>
        <w:t>By default, the per-policy output writes the same variable list as the summary mode. An additional variable list can be configured via the additional_output_vars setting in the model configuration. This accepts either a list of specific variable names, for example ["bav_bd", "tuav_bd", "tot_dedncf"], or the keyword "all" as a shortcut to include every time-series variable appearing in the computation tables across all three parts. The "all" keyword covers all variables carrying a (t) index in the Part 1, Part 2 and Part 3 computation tables. Pure scalar parameters that do not vary over time, such as admin_chg_start and nlg_period, are excluded.</w:t>
      </w:r>
    </w:p>
    <w:p w14:paraId="47A95816" w14:textId="77777777" w:rsidR="00926153" w:rsidRDefault="00926153" w:rsidP="00926153">
      <w:r>
        <w:lastRenderedPageBreak/>
        <w:t>Before the output run begins, the model prints an estimated output size to the console based on the number of policies, the number of time steps, and the total number of variables selected. When additional_output_vars is set to "all", this estimate will be substantially larger and a warning is printed recommending that this setting be used on a small subset of the portfolio rather than a full production run.</w:t>
      </w:r>
    </w:p>
    <w:p w14:paraId="46A515F7" w14:textId="77777777" w:rsidR="00926153" w:rsidRDefault="00926153" w:rsidP="00926153">
      <w:r>
        <w:t>To keep peak memory usage bounded, the output is written in batches of policies. The batch size is configurable via output_batch_size, with a default of 1,000 policies per batch. Each batch is flushed to disk before the next batch is processed, so memory consumption does not scale with total portfolio size.</w:t>
      </w:r>
    </w:p>
    <w:p w14:paraId="5FAB25EB" w14:textId="464873A1" w:rsidR="00C86D86" w:rsidRDefault="00926153" w:rsidP="00926153">
      <w:r>
        <w:t>The per-policy output for each scenario is written to a Parquet file, for example results/per_policy/scenario_001.parquet. Each row corresponds to a (policy ID, time step) pair. The columns are policy_id, t, followed by the selected output variables in the order they appear in the computation tables.</w:t>
      </w:r>
    </w:p>
    <w:p w14:paraId="25B8DCC7" w14:textId="107B22C7" w:rsidR="00C86D86" w:rsidRDefault="005A208C" w:rsidP="00C86D86">
      <w:pPr>
        <w:pStyle w:val="Heading2"/>
      </w:pPr>
      <w:r>
        <w:t>Stochastic outputs</w:t>
      </w:r>
    </w:p>
    <w:p w14:paraId="2966E3A3" w14:textId="77777777" w:rsidR="005A208C" w:rsidRDefault="005A208C" w:rsidP="005A208C">
      <w:r>
        <w:t>In stochastic mode, the user configures the following before the run:</w:t>
      </w:r>
    </w:p>
    <w:p w14:paraId="3D9044F2" w14:textId="77777777" w:rsidR="005A208C" w:rsidRDefault="005A208C" w:rsidP="005A208C">
      <w:pPr>
        <w:pStyle w:val="ListParagraph"/>
        <w:numPr>
          <w:ilvl w:val="0"/>
          <w:numId w:val="19"/>
        </w:numPr>
        <w:ind w:left="357" w:hanging="357"/>
        <w:contextualSpacing w:val="0"/>
      </w:pPr>
      <w:r>
        <w:t>The number of simulations to perform, configurable via n_simulations. The model is designed to support up to 100,000 simulations for TVOG calculations, subject to available hardware.</w:t>
      </w:r>
    </w:p>
    <w:p w14:paraId="0AA165A9" w14:textId="77777777" w:rsidR="005A208C" w:rsidRDefault="005A208C" w:rsidP="005A208C">
      <w:pPr>
        <w:pStyle w:val="ListParagraph"/>
        <w:numPr>
          <w:ilvl w:val="0"/>
          <w:numId w:val="19"/>
        </w:numPr>
        <w:ind w:left="357" w:hanging="357"/>
        <w:contextualSpacing w:val="0"/>
      </w:pPr>
      <w:r>
        <w:t>The subset of output variables to write, using the same additional_output_vars mechanism as per-policy mode. The keyword "all" is supported here as well and covers all time-series variables across the three computation tables. Note that in a stochastic run, variables such as ann_ulp_fer(t), ann_sh_fer(t), ann_vir(t) and ann_rdr(t) vary across both time steps and simulations and are therefore included under "all".</w:t>
      </w:r>
    </w:p>
    <w:p w14:paraId="6FE2640C" w14:textId="21B3D28E" w:rsidR="005A208C" w:rsidRDefault="005A208C" w:rsidP="005A208C">
      <w:pPr>
        <w:pStyle w:val="ListParagraph"/>
        <w:numPr>
          <w:ilvl w:val="0"/>
          <w:numId w:val="19"/>
        </w:numPr>
        <w:ind w:left="357" w:hanging="357"/>
        <w:contextualSpacing w:val="0"/>
      </w:pPr>
      <w:r>
        <w:t>The subset of time steps to write, configurable via output_time_steps. This accepts either a list of specific time step indices or the keyword "all" for the full projection horizon.</w:t>
      </w:r>
    </w:p>
    <w:p w14:paraId="59F86BCA" w14:textId="3428CB65" w:rsidR="00837537" w:rsidRDefault="005A208C" w:rsidP="00C86D86">
      <w:r>
        <w:t>The output is written to a Parquet file for efficiency. The file contains one row per (simulation ID, time step) combination, with columns for each selected variable. For example, if 10,000 simulations are run with pv_cf_after_scr selected at t = 0 only, the output file will contain 10,000 rows. If cf_after_scr is additionally selected at all time steps, the file will contain 10,000 × 1,081 rows.</w:t>
      </w:r>
    </w:p>
    <w:p w14:paraId="1C0FA547" w14:textId="77777777" w:rsidR="00837537" w:rsidRDefault="00837537">
      <w:pPr>
        <w:jc w:val="left"/>
      </w:pPr>
      <w:r>
        <w:br w:type="page"/>
      </w:r>
    </w:p>
    <w:p w14:paraId="2C46D366" w14:textId="298A2953" w:rsidR="00C86D86" w:rsidRDefault="00837537" w:rsidP="00837537">
      <w:pPr>
        <w:pStyle w:val="Heading1"/>
      </w:pPr>
      <w:r>
        <w:lastRenderedPageBreak/>
        <w:t>Append</w:t>
      </w:r>
      <w:r w:rsidR="00BF136A">
        <w:t>ix</w:t>
      </w:r>
    </w:p>
    <w:p w14:paraId="2ADA6438" w14:textId="347C9FB1" w:rsidR="00454576" w:rsidRDefault="002A50E2" w:rsidP="00454576">
      <w:r>
        <w:t xml:space="preserve">The tables mentioned in </w:t>
      </w:r>
      <w:r w:rsidR="00C443DA">
        <w:t>2.2 and 2.3 are described as follows.</w:t>
      </w:r>
    </w:p>
    <w:tbl>
      <w:tblPr>
        <w:tblStyle w:val="TableGrid"/>
        <w:tblW w:w="0" w:type="auto"/>
        <w:tblLook w:val="04A0" w:firstRow="1" w:lastRow="0" w:firstColumn="1" w:lastColumn="0" w:noHBand="0" w:noVBand="1"/>
      </w:tblPr>
      <w:tblGrid>
        <w:gridCol w:w="1306"/>
        <w:gridCol w:w="3156"/>
        <w:gridCol w:w="4554"/>
      </w:tblGrid>
      <w:tr w:rsidR="00216CAA" w14:paraId="4AEFD40A" w14:textId="77777777" w:rsidTr="00376F6E">
        <w:trPr>
          <w:tblHeader/>
        </w:trPr>
        <w:tc>
          <w:tcPr>
            <w:tcW w:w="1306" w:type="dxa"/>
          </w:tcPr>
          <w:p w14:paraId="5199B5C8" w14:textId="65736D0E" w:rsidR="00216CAA" w:rsidRPr="00216CAA" w:rsidRDefault="00216CAA" w:rsidP="00454576">
            <w:pPr>
              <w:rPr>
                <w:b/>
                <w:bCs/>
              </w:rPr>
            </w:pPr>
            <w:r w:rsidRPr="00216CAA">
              <w:rPr>
                <w:b/>
                <w:bCs/>
              </w:rPr>
              <w:t>Table</w:t>
            </w:r>
          </w:p>
        </w:tc>
        <w:tc>
          <w:tcPr>
            <w:tcW w:w="3156" w:type="dxa"/>
          </w:tcPr>
          <w:p w14:paraId="10DFAB2D" w14:textId="6BD263FC" w:rsidR="00216CAA" w:rsidRPr="00216CAA" w:rsidRDefault="00216CAA" w:rsidP="00454576">
            <w:pPr>
              <w:rPr>
                <w:b/>
                <w:bCs/>
              </w:rPr>
            </w:pPr>
            <w:r w:rsidRPr="00216CAA">
              <w:rPr>
                <w:b/>
                <w:bCs/>
              </w:rPr>
              <w:t>Filename</w:t>
            </w:r>
          </w:p>
        </w:tc>
        <w:tc>
          <w:tcPr>
            <w:tcW w:w="4554" w:type="dxa"/>
          </w:tcPr>
          <w:p w14:paraId="6FB697F0" w14:textId="30927800" w:rsidR="00216CAA" w:rsidRPr="00216CAA" w:rsidRDefault="00216CAA" w:rsidP="00454576">
            <w:pPr>
              <w:rPr>
                <w:b/>
                <w:bCs/>
              </w:rPr>
            </w:pPr>
            <w:r w:rsidRPr="00216CAA">
              <w:rPr>
                <w:b/>
                <w:bCs/>
              </w:rPr>
              <w:t>Description</w:t>
            </w:r>
          </w:p>
        </w:tc>
      </w:tr>
      <w:tr w:rsidR="007C22A1" w14:paraId="5AB1BBCD" w14:textId="77777777" w:rsidTr="00376F6E">
        <w:trPr>
          <w:cantSplit/>
        </w:trPr>
        <w:tc>
          <w:tcPr>
            <w:tcW w:w="1306" w:type="dxa"/>
          </w:tcPr>
          <w:p w14:paraId="3C25C646" w14:textId="71CF008D" w:rsidR="007C22A1" w:rsidRDefault="007C22A1" w:rsidP="0091086F">
            <w:pPr>
              <w:jc w:val="left"/>
            </w:pPr>
            <w:r>
              <w:t>Allocation charge</w:t>
            </w:r>
          </w:p>
        </w:tc>
        <w:tc>
          <w:tcPr>
            <w:tcW w:w="3156" w:type="dxa"/>
          </w:tcPr>
          <w:p w14:paraId="103448DE" w14:textId="20AFEC40" w:rsidR="007C22A1" w:rsidRDefault="00AD7A66" w:rsidP="0091086F">
            <w:pPr>
              <w:jc w:val="left"/>
            </w:pPr>
            <w:r w:rsidRPr="00AD7A66">
              <w:t>alloc_chg_tbl.csv</w:t>
            </w:r>
          </w:p>
        </w:tc>
        <w:tc>
          <w:tcPr>
            <w:tcW w:w="4554" w:type="dxa"/>
          </w:tcPr>
          <w:p w14:paraId="40DC3388" w14:textId="2EF9242E" w:rsidR="00AD7A66" w:rsidRDefault="00AD7A66" w:rsidP="0091086F">
            <w:pPr>
              <w:jc w:val="left"/>
            </w:pPr>
            <w:r>
              <w:t xml:space="preserve">Allocation charge rate by policy year, for basic and topup premium. </w:t>
            </w:r>
            <w:r w:rsidR="0078386D">
              <w:t xml:space="preserve">Columns: </w:t>
            </w:r>
            <w:r w:rsidR="006C3F9A">
              <w:t xml:space="preserve">pol_year, basic_prem, topup_prem. Unit: %. </w:t>
            </w:r>
            <w:r w:rsidR="001104E9" w:rsidRPr="001104E9">
              <w:t>The last row in the file applies to that policy year and all subsequent policy years.</w:t>
            </w:r>
            <w:r w:rsidR="00E71416">
              <w:t xml:space="preserve"> </w:t>
            </w:r>
          </w:p>
        </w:tc>
      </w:tr>
      <w:tr w:rsidR="007C22A1" w14:paraId="3C38DB1F" w14:textId="77777777" w:rsidTr="00376F6E">
        <w:trPr>
          <w:cantSplit/>
        </w:trPr>
        <w:tc>
          <w:tcPr>
            <w:tcW w:w="1306" w:type="dxa"/>
          </w:tcPr>
          <w:p w14:paraId="7C0C1C61" w14:textId="0F59D0F1" w:rsidR="007C22A1" w:rsidRDefault="007C22A1" w:rsidP="0091086F">
            <w:pPr>
              <w:jc w:val="left"/>
            </w:pPr>
            <w:r>
              <w:t>Surrender charge</w:t>
            </w:r>
          </w:p>
        </w:tc>
        <w:tc>
          <w:tcPr>
            <w:tcW w:w="3156" w:type="dxa"/>
          </w:tcPr>
          <w:p w14:paraId="77A9AF1A" w14:textId="1508795C" w:rsidR="007C22A1" w:rsidRDefault="001F0CD1" w:rsidP="0091086F">
            <w:pPr>
              <w:jc w:val="left"/>
            </w:pPr>
            <w:r w:rsidRPr="001F0CD1">
              <w:t>surr_chg_tbl.csv</w:t>
            </w:r>
          </w:p>
        </w:tc>
        <w:tc>
          <w:tcPr>
            <w:tcW w:w="4554" w:type="dxa"/>
          </w:tcPr>
          <w:p w14:paraId="43AF6EC2" w14:textId="0C4D9E26" w:rsidR="00797A72" w:rsidRDefault="001F0CD1" w:rsidP="0091086F">
            <w:pPr>
              <w:jc w:val="left"/>
            </w:pPr>
            <w:r>
              <w:t>Surrender charge rate by policy year</w:t>
            </w:r>
            <w:r w:rsidR="00797A72">
              <w:t>.</w:t>
            </w:r>
            <w:r w:rsidR="006C3F9A">
              <w:t xml:space="preserve"> Columns: pol_year, </w:t>
            </w:r>
            <w:r w:rsidR="004259F3">
              <w:t>sc_rate. U</w:t>
            </w:r>
            <w:r w:rsidR="00797A72">
              <w:t>nit</w:t>
            </w:r>
            <w:r w:rsidR="004259F3">
              <w:t>:</w:t>
            </w:r>
            <w:r w:rsidR="00797A72">
              <w:t xml:space="preserve"> %</w:t>
            </w:r>
            <w:r w:rsidR="004259F3">
              <w:t xml:space="preserve">. </w:t>
            </w:r>
            <w:r w:rsidR="001104E9" w:rsidRPr="001104E9">
              <w:t>The last row in the file applies to that policy year and all subsequent policy years.</w:t>
            </w:r>
          </w:p>
        </w:tc>
      </w:tr>
      <w:tr w:rsidR="007C22A1" w14:paraId="57B4E597" w14:textId="77777777" w:rsidTr="00376F6E">
        <w:trPr>
          <w:cantSplit/>
        </w:trPr>
        <w:tc>
          <w:tcPr>
            <w:tcW w:w="1306" w:type="dxa"/>
          </w:tcPr>
          <w:p w14:paraId="44381B24" w14:textId="2CBAD2C8" w:rsidR="007C22A1" w:rsidRDefault="007C22A1" w:rsidP="0091086F">
            <w:pPr>
              <w:jc w:val="left"/>
            </w:pPr>
            <w:r>
              <w:t>Admin charge</w:t>
            </w:r>
          </w:p>
        </w:tc>
        <w:tc>
          <w:tcPr>
            <w:tcW w:w="3156" w:type="dxa"/>
          </w:tcPr>
          <w:p w14:paraId="377611E4" w14:textId="0170FAD9" w:rsidR="007C22A1" w:rsidRDefault="00245A49" w:rsidP="0091086F">
            <w:pPr>
              <w:jc w:val="left"/>
            </w:pPr>
            <w:r w:rsidRPr="00245A49">
              <w:t>admin_chg_tbl.csv</w:t>
            </w:r>
          </w:p>
        </w:tc>
        <w:tc>
          <w:tcPr>
            <w:tcW w:w="4554" w:type="dxa"/>
          </w:tcPr>
          <w:p w14:paraId="47991B30" w14:textId="090963BF" w:rsidR="007C22A1" w:rsidRDefault="00245A49" w:rsidP="0091086F">
            <w:pPr>
              <w:jc w:val="left"/>
            </w:pPr>
            <w:r>
              <w:t xml:space="preserve">Monthly admin charge parameters. Columns: </w:t>
            </w:r>
            <w:r w:rsidR="0091086F">
              <w:t>admin_chg_start, admin_chg_inc, admin_chg_cap. Unit: %.</w:t>
            </w:r>
          </w:p>
        </w:tc>
      </w:tr>
      <w:tr w:rsidR="00216CAA" w14:paraId="3F6420A9" w14:textId="77777777" w:rsidTr="00376F6E">
        <w:trPr>
          <w:cantSplit/>
        </w:trPr>
        <w:tc>
          <w:tcPr>
            <w:tcW w:w="1306" w:type="dxa"/>
          </w:tcPr>
          <w:p w14:paraId="6DA6553A" w14:textId="461C01F9" w:rsidR="00216CAA" w:rsidRDefault="00216CAA" w:rsidP="0091086F">
            <w:pPr>
              <w:jc w:val="left"/>
            </w:pPr>
            <w:r>
              <w:t>COI rates</w:t>
            </w:r>
          </w:p>
        </w:tc>
        <w:tc>
          <w:tcPr>
            <w:tcW w:w="3156" w:type="dxa"/>
          </w:tcPr>
          <w:p w14:paraId="21208ADB" w14:textId="1AA777C6" w:rsidR="00216CAA" w:rsidRDefault="00216CAA" w:rsidP="0091086F">
            <w:pPr>
              <w:jc w:val="left"/>
            </w:pPr>
            <w:r>
              <w:t>coi_tbl</w:t>
            </w:r>
            <w:r w:rsidR="00FB57E4">
              <w:t>.csv</w:t>
            </w:r>
          </w:p>
        </w:tc>
        <w:tc>
          <w:tcPr>
            <w:tcW w:w="4554" w:type="dxa"/>
          </w:tcPr>
          <w:p w14:paraId="787BC5E7" w14:textId="43FCA0E1" w:rsidR="00216CAA" w:rsidRDefault="00FB57E4" w:rsidP="0091086F">
            <w:pPr>
              <w:jc w:val="left"/>
            </w:pPr>
            <w:r>
              <w:t>Annual COI per mille by age and sex</w:t>
            </w:r>
            <w:r w:rsidR="0091086F">
              <w:t xml:space="preserve">. Columns: age, </w:t>
            </w:r>
            <w:r w:rsidR="00E91C9E">
              <w:t>male, female. Unit: per 1000.</w:t>
            </w:r>
            <w:r w:rsidR="00FC4384">
              <w:t xml:space="preserve"> </w:t>
            </w:r>
            <w:r w:rsidR="00883E45">
              <w:t>Th</w:t>
            </w:r>
            <w:r w:rsidR="007251DF">
              <w:t>e</w:t>
            </w:r>
            <w:r w:rsidR="00FC4384">
              <w:t xml:space="preserve"> COI table supports the maximum</w:t>
            </w:r>
            <w:r w:rsidR="00254681">
              <w:t xml:space="preserve"> attained</w:t>
            </w:r>
            <w:r w:rsidR="00FC4384">
              <w:t xml:space="preserve"> age at maturity </w:t>
            </w:r>
            <w:r w:rsidR="007251DF">
              <w:t>that is equal to the last age in this table. For example, if the last age is</w:t>
            </w:r>
            <w:r w:rsidR="00FC4384">
              <w:t xml:space="preserve"> 9</w:t>
            </w:r>
            <w:r w:rsidR="0086516E">
              <w:t>8</w:t>
            </w:r>
            <w:r w:rsidR="007251DF">
              <w:t>, it supports the maximum attained age at maturity of 98</w:t>
            </w:r>
            <w:r w:rsidR="00FC4384">
              <w:t xml:space="preserve"> which corresponds to the maximum policy term of (9</w:t>
            </w:r>
            <w:r w:rsidR="0086516E">
              <w:t>8</w:t>
            </w:r>
            <w:r w:rsidR="00FC4384">
              <w:t xml:space="preserve"> – age at entry).</w:t>
            </w:r>
          </w:p>
        </w:tc>
      </w:tr>
      <w:tr w:rsidR="00216CAA" w14:paraId="12D041F1" w14:textId="77777777" w:rsidTr="00376F6E">
        <w:trPr>
          <w:cantSplit/>
        </w:trPr>
        <w:tc>
          <w:tcPr>
            <w:tcW w:w="1306" w:type="dxa"/>
          </w:tcPr>
          <w:p w14:paraId="7F45C30A" w14:textId="0CBACDB6" w:rsidR="00216CAA" w:rsidRDefault="00AD7A66" w:rsidP="0091086F">
            <w:pPr>
              <w:jc w:val="left"/>
            </w:pPr>
            <w:r>
              <w:t>Hard guaranteed investment rates</w:t>
            </w:r>
          </w:p>
        </w:tc>
        <w:tc>
          <w:tcPr>
            <w:tcW w:w="3156" w:type="dxa"/>
          </w:tcPr>
          <w:p w14:paraId="32585A0F" w14:textId="76BD97B9" w:rsidR="00216CAA" w:rsidRDefault="003B123C" w:rsidP="0091086F">
            <w:pPr>
              <w:jc w:val="left"/>
            </w:pPr>
            <w:r w:rsidRPr="003B123C">
              <w:t>hard_g_inv_tbl.csv</w:t>
            </w:r>
          </w:p>
        </w:tc>
        <w:tc>
          <w:tcPr>
            <w:tcW w:w="4554" w:type="dxa"/>
          </w:tcPr>
          <w:p w14:paraId="0283BC02" w14:textId="02D74C4B" w:rsidR="00216CAA" w:rsidRDefault="003B123C" w:rsidP="0091086F">
            <w:pPr>
              <w:jc w:val="left"/>
            </w:pPr>
            <w:r>
              <w:t xml:space="preserve">Annual hard guaranteed investment rates by policy year. Columns: pol_year, </w:t>
            </w:r>
            <w:r w:rsidR="00CE2AFC">
              <w:t xml:space="preserve">g_inv. Unit: % p.a. </w:t>
            </w:r>
            <w:r w:rsidR="001104E9" w:rsidRPr="001104E9">
              <w:t>The last row in the file applies to that policy year and all subsequent policy years.</w:t>
            </w:r>
          </w:p>
        </w:tc>
      </w:tr>
      <w:tr w:rsidR="00216CAA" w14:paraId="7DE92C07" w14:textId="77777777" w:rsidTr="00376F6E">
        <w:trPr>
          <w:cantSplit/>
        </w:trPr>
        <w:tc>
          <w:tcPr>
            <w:tcW w:w="1306" w:type="dxa"/>
          </w:tcPr>
          <w:p w14:paraId="5A7E6A48" w14:textId="33A11EF1" w:rsidR="00216CAA" w:rsidRDefault="003F36BC" w:rsidP="0091086F">
            <w:pPr>
              <w:jc w:val="left"/>
            </w:pPr>
            <w:r>
              <w:t>LIEN clause</w:t>
            </w:r>
          </w:p>
        </w:tc>
        <w:tc>
          <w:tcPr>
            <w:tcW w:w="3156" w:type="dxa"/>
          </w:tcPr>
          <w:p w14:paraId="3EC031AF" w14:textId="16095BA5" w:rsidR="00216CAA" w:rsidRDefault="003F36BC" w:rsidP="0091086F">
            <w:pPr>
              <w:jc w:val="left"/>
            </w:pPr>
            <w:r>
              <w:t>lien_tbl.csv</w:t>
            </w:r>
          </w:p>
        </w:tc>
        <w:tc>
          <w:tcPr>
            <w:tcW w:w="4554" w:type="dxa"/>
          </w:tcPr>
          <w:p w14:paraId="6E3EE522" w14:textId="55F079E2" w:rsidR="00216CAA" w:rsidRDefault="00024AEF" w:rsidP="0091086F">
            <w:pPr>
              <w:jc w:val="left"/>
            </w:pPr>
            <w:r>
              <w:t xml:space="preserve">The LIEN clause by age. Columns: age, lien_pc. Unit: %. The last row </w:t>
            </w:r>
            <w:r w:rsidR="002157CB">
              <w:t>applies to</w:t>
            </w:r>
            <w:r w:rsidR="00314D70">
              <w:t xml:space="preserve"> that</w:t>
            </w:r>
            <w:r w:rsidR="002157CB">
              <w:t xml:space="preserve"> attained age</w:t>
            </w:r>
            <w:r w:rsidR="00314D70">
              <w:t xml:space="preserve"> </w:t>
            </w:r>
            <w:r w:rsidR="002157CB">
              <w:t>and all subsequent attained ages.</w:t>
            </w:r>
          </w:p>
        </w:tc>
      </w:tr>
      <w:tr w:rsidR="00216CAA" w14:paraId="4F2BA035" w14:textId="77777777" w:rsidTr="00376F6E">
        <w:trPr>
          <w:cantSplit/>
        </w:trPr>
        <w:tc>
          <w:tcPr>
            <w:tcW w:w="1306" w:type="dxa"/>
          </w:tcPr>
          <w:p w14:paraId="754B1149" w14:textId="22D2EE2D" w:rsidR="00216CAA" w:rsidRDefault="00AE5345" w:rsidP="0091086F">
            <w:pPr>
              <w:jc w:val="left"/>
            </w:pPr>
            <w:r>
              <w:t>Basic LB rates</w:t>
            </w:r>
          </w:p>
        </w:tc>
        <w:tc>
          <w:tcPr>
            <w:tcW w:w="3156" w:type="dxa"/>
          </w:tcPr>
          <w:p w14:paraId="5BE30A64" w14:textId="76168787" w:rsidR="00216CAA" w:rsidRDefault="00AE5345" w:rsidP="0091086F">
            <w:pPr>
              <w:jc w:val="left"/>
            </w:pPr>
            <w:r>
              <w:t>basic_lb_rate_tbl.csv</w:t>
            </w:r>
          </w:p>
        </w:tc>
        <w:tc>
          <w:tcPr>
            <w:tcW w:w="4554" w:type="dxa"/>
          </w:tcPr>
          <w:p w14:paraId="30127552" w14:textId="44D78691" w:rsidR="00216CAA" w:rsidRDefault="00AB2301" w:rsidP="0091086F">
            <w:pPr>
              <w:jc w:val="left"/>
            </w:pPr>
            <w:r>
              <w:t xml:space="preserve">The basic LB rates by policy year. Columns: </w:t>
            </w:r>
            <w:r w:rsidR="00D816AB">
              <w:t>pol_year, basic_lb_rate. Unit: %. The policy year that does not appear in this table does not have basic LB awarded.</w:t>
            </w:r>
          </w:p>
        </w:tc>
      </w:tr>
      <w:tr w:rsidR="008A5E0B" w14:paraId="47C0DA5E" w14:textId="77777777" w:rsidTr="00376F6E">
        <w:trPr>
          <w:cantSplit/>
        </w:trPr>
        <w:tc>
          <w:tcPr>
            <w:tcW w:w="1306" w:type="dxa"/>
          </w:tcPr>
          <w:p w14:paraId="57ADEDCA" w14:textId="67FA9C77" w:rsidR="008A5E0B" w:rsidRDefault="008A5E0B" w:rsidP="008A5E0B">
            <w:pPr>
              <w:jc w:val="left"/>
            </w:pPr>
            <w:r>
              <w:t>Top</w:t>
            </w:r>
            <w:r w:rsidR="009A6186">
              <w:t>-</w:t>
            </w:r>
            <w:r>
              <w:t>up LB rates</w:t>
            </w:r>
          </w:p>
        </w:tc>
        <w:tc>
          <w:tcPr>
            <w:tcW w:w="3156" w:type="dxa"/>
          </w:tcPr>
          <w:p w14:paraId="468844BC" w14:textId="4947964B" w:rsidR="008A5E0B" w:rsidRDefault="009A6186" w:rsidP="008A5E0B">
            <w:pPr>
              <w:jc w:val="left"/>
            </w:pPr>
            <w:r>
              <w:t>topup</w:t>
            </w:r>
            <w:r w:rsidR="008A5E0B">
              <w:t>_lb_rate_tbl.csv</w:t>
            </w:r>
          </w:p>
        </w:tc>
        <w:tc>
          <w:tcPr>
            <w:tcW w:w="4554" w:type="dxa"/>
          </w:tcPr>
          <w:p w14:paraId="74C1BEC7" w14:textId="145166C0" w:rsidR="008A5E0B" w:rsidRDefault="008A5E0B" w:rsidP="008A5E0B">
            <w:pPr>
              <w:jc w:val="left"/>
            </w:pPr>
            <w:r>
              <w:t xml:space="preserve">The </w:t>
            </w:r>
            <w:r w:rsidR="009A6186">
              <w:t>topup</w:t>
            </w:r>
            <w:r>
              <w:t xml:space="preserve"> LB rates by policy year. Columns: pol_year, </w:t>
            </w:r>
            <w:r w:rsidR="009A6186">
              <w:t>topup</w:t>
            </w:r>
            <w:r>
              <w:t xml:space="preserve">_lb_rate. Unit: %. The policy year that does not appear in this table does not have </w:t>
            </w:r>
            <w:r w:rsidR="009A6186">
              <w:t>top-up</w:t>
            </w:r>
            <w:r>
              <w:t xml:space="preserve"> LB awarded.</w:t>
            </w:r>
          </w:p>
        </w:tc>
      </w:tr>
      <w:tr w:rsidR="00DA1D35" w14:paraId="35467951" w14:textId="77777777" w:rsidTr="00376F6E">
        <w:trPr>
          <w:cantSplit/>
        </w:trPr>
        <w:tc>
          <w:tcPr>
            <w:tcW w:w="1306" w:type="dxa"/>
          </w:tcPr>
          <w:p w14:paraId="3320C308" w14:textId="78DA9586" w:rsidR="00DA1D35" w:rsidRDefault="00DA1D35" w:rsidP="00DA1D35">
            <w:pPr>
              <w:jc w:val="left"/>
            </w:pPr>
            <w:r>
              <w:t>SB % COI</w:t>
            </w:r>
          </w:p>
        </w:tc>
        <w:tc>
          <w:tcPr>
            <w:tcW w:w="3156" w:type="dxa"/>
          </w:tcPr>
          <w:p w14:paraId="0AE6D716" w14:textId="131AF106" w:rsidR="00DA1D35" w:rsidRDefault="00DA1D35" w:rsidP="00DA1D35">
            <w:pPr>
              <w:jc w:val="left"/>
            </w:pPr>
            <w:r w:rsidRPr="00DA1D35">
              <w:t>sb_coi_rate_tbl.csv</w:t>
            </w:r>
          </w:p>
        </w:tc>
        <w:tc>
          <w:tcPr>
            <w:tcW w:w="4554" w:type="dxa"/>
          </w:tcPr>
          <w:p w14:paraId="54D61DEA" w14:textId="4FF5C240" w:rsidR="00DA1D35" w:rsidRDefault="00DA1D35" w:rsidP="00DA1D35">
            <w:pPr>
              <w:jc w:val="left"/>
            </w:pPr>
            <w:r>
              <w:t>The SB % COI rates by policy year. Columns: pol_year, sb_coi_rate. Unit: %. The policy year that does not appear in this table does not have SB % COI awarded.</w:t>
            </w:r>
          </w:p>
        </w:tc>
      </w:tr>
      <w:tr w:rsidR="00DA1D35" w14:paraId="460A22EC" w14:textId="77777777" w:rsidTr="00376F6E">
        <w:trPr>
          <w:cantSplit/>
        </w:trPr>
        <w:tc>
          <w:tcPr>
            <w:tcW w:w="1306" w:type="dxa"/>
          </w:tcPr>
          <w:p w14:paraId="06D28C84" w14:textId="68A367F2" w:rsidR="00DA1D35" w:rsidRDefault="00DA1D35" w:rsidP="00DA1D35">
            <w:pPr>
              <w:jc w:val="left"/>
            </w:pPr>
            <w:r>
              <w:t>SB % ACP</w:t>
            </w:r>
          </w:p>
        </w:tc>
        <w:tc>
          <w:tcPr>
            <w:tcW w:w="3156" w:type="dxa"/>
          </w:tcPr>
          <w:p w14:paraId="56656554" w14:textId="265C738A" w:rsidR="00DA1D35" w:rsidRDefault="00DA1D35" w:rsidP="00DA1D35">
            <w:pPr>
              <w:jc w:val="left"/>
            </w:pPr>
            <w:r w:rsidRPr="00DA1D35">
              <w:t>sb_</w:t>
            </w:r>
            <w:r>
              <w:t>acp</w:t>
            </w:r>
            <w:r w:rsidRPr="00DA1D35">
              <w:t>_rate_tbl.csv</w:t>
            </w:r>
          </w:p>
        </w:tc>
        <w:tc>
          <w:tcPr>
            <w:tcW w:w="4554" w:type="dxa"/>
          </w:tcPr>
          <w:p w14:paraId="0AED20A5" w14:textId="30CDC03F" w:rsidR="00DA1D35" w:rsidRDefault="00DA1D35" w:rsidP="00DA1D35">
            <w:pPr>
              <w:jc w:val="left"/>
            </w:pPr>
            <w:r>
              <w:t>The SB % ACP rates by policy year. Columns: pol_year, sb_acp_rate. Unit: %. The policy year that does not appear in this table does not have SB % ACP awarded.</w:t>
            </w:r>
          </w:p>
        </w:tc>
      </w:tr>
      <w:tr w:rsidR="00A9645D" w14:paraId="18FD7FD9" w14:textId="77777777" w:rsidTr="00376F6E">
        <w:trPr>
          <w:cantSplit/>
        </w:trPr>
        <w:tc>
          <w:tcPr>
            <w:tcW w:w="1306" w:type="dxa"/>
          </w:tcPr>
          <w:p w14:paraId="49820850" w14:textId="1CF05086" w:rsidR="00A9645D" w:rsidRDefault="00957670" w:rsidP="00DA1D35">
            <w:pPr>
              <w:jc w:val="left"/>
            </w:pPr>
            <w:r>
              <w:lastRenderedPageBreak/>
              <w:t>Operational expense</w:t>
            </w:r>
          </w:p>
        </w:tc>
        <w:tc>
          <w:tcPr>
            <w:tcW w:w="3156" w:type="dxa"/>
          </w:tcPr>
          <w:p w14:paraId="1C85CEF0" w14:textId="2DA1A1C9" w:rsidR="00A9645D" w:rsidRPr="00DA1D35" w:rsidRDefault="006A7510" w:rsidP="00DA1D35">
            <w:pPr>
              <w:jc w:val="left"/>
            </w:pPr>
            <w:r>
              <w:t>op_exp_tbl.csv</w:t>
            </w:r>
          </w:p>
        </w:tc>
        <w:tc>
          <w:tcPr>
            <w:tcW w:w="4554" w:type="dxa"/>
          </w:tcPr>
          <w:p w14:paraId="546099EA" w14:textId="616E4CC1" w:rsidR="00A9645D" w:rsidRDefault="006A7510" w:rsidP="00DA1D35">
            <w:pPr>
              <w:jc w:val="left"/>
            </w:pPr>
            <w:r>
              <w:t xml:space="preserve">The operational expense by policy year. Columns: pol_year, exp_per_pol, exp_per_prem. Unit: </w:t>
            </w:r>
            <w:r w:rsidR="00667E3A">
              <w:t xml:space="preserve">VND for exp_per_pol, % for exp_per_prem. The first row (pol_year = 1) represents the initial expenses and applies to the first policy year. The second row (pol_year = 2) represents the renewal expenses and applies to </w:t>
            </w:r>
            <w:r w:rsidR="00A15F20">
              <w:t>policy year 2 and all subsequent policy years.</w:t>
            </w:r>
          </w:p>
        </w:tc>
      </w:tr>
      <w:tr w:rsidR="00CF1937" w14:paraId="3F9C49D3" w14:textId="77777777" w:rsidTr="00376F6E">
        <w:trPr>
          <w:cantSplit/>
        </w:trPr>
        <w:tc>
          <w:tcPr>
            <w:tcW w:w="1306" w:type="dxa"/>
          </w:tcPr>
          <w:p w14:paraId="70B09D41" w14:textId="4B4584A8" w:rsidR="00CF1937" w:rsidRDefault="00CF1937" w:rsidP="00CF1937">
            <w:pPr>
              <w:jc w:val="left"/>
            </w:pPr>
            <w:r>
              <w:t>Commission</w:t>
            </w:r>
          </w:p>
        </w:tc>
        <w:tc>
          <w:tcPr>
            <w:tcW w:w="3156" w:type="dxa"/>
          </w:tcPr>
          <w:p w14:paraId="428DC6BE" w14:textId="6A671590" w:rsidR="00CF1937" w:rsidRPr="00DA1D35" w:rsidRDefault="00CF1937" w:rsidP="00CF1937">
            <w:pPr>
              <w:jc w:val="left"/>
            </w:pPr>
            <w:r>
              <w:t>comm</w:t>
            </w:r>
            <w:r w:rsidRPr="00AD7A66">
              <w:t>_tbl.csv</w:t>
            </w:r>
          </w:p>
        </w:tc>
        <w:tc>
          <w:tcPr>
            <w:tcW w:w="4554" w:type="dxa"/>
          </w:tcPr>
          <w:p w14:paraId="540E31E0" w14:textId="5FB328A2" w:rsidR="00CF1937" w:rsidRDefault="00CF1937" w:rsidP="00CF1937">
            <w:pPr>
              <w:jc w:val="left"/>
            </w:pPr>
            <w:r>
              <w:t xml:space="preserve">Commission rate by policy year, for basic and topup premium. Columns: pol_year, basic_prem, topup_prem. Unit: %. </w:t>
            </w:r>
            <w:r w:rsidR="001104E9" w:rsidRPr="001104E9">
              <w:t>The last row in the file applies to that policy year and all subsequent policy years.</w:t>
            </w:r>
          </w:p>
        </w:tc>
      </w:tr>
      <w:tr w:rsidR="009B53A3" w14:paraId="52E12721" w14:textId="77777777" w:rsidTr="00376F6E">
        <w:trPr>
          <w:cantSplit/>
        </w:trPr>
        <w:tc>
          <w:tcPr>
            <w:tcW w:w="1306" w:type="dxa"/>
          </w:tcPr>
          <w:p w14:paraId="3F28AF0E" w14:textId="5388E5A8" w:rsidR="009B53A3" w:rsidRDefault="009B53A3" w:rsidP="00CF1937">
            <w:pPr>
              <w:jc w:val="left"/>
            </w:pPr>
            <w:r>
              <w:t>Overriding commission</w:t>
            </w:r>
          </w:p>
        </w:tc>
        <w:tc>
          <w:tcPr>
            <w:tcW w:w="3156" w:type="dxa"/>
          </w:tcPr>
          <w:p w14:paraId="16D0888D" w14:textId="4D57CADF" w:rsidR="009B53A3" w:rsidRDefault="009B53A3" w:rsidP="00CF1937">
            <w:pPr>
              <w:jc w:val="left"/>
            </w:pPr>
            <w:r>
              <w:t>ovrd_tbl.csv</w:t>
            </w:r>
          </w:p>
        </w:tc>
        <w:tc>
          <w:tcPr>
            <w:tcW w:w="4554" w:type="dxa"/>
          </w:tcPr>
          <w:p w14:paraId="5913423E" w14:textId="5F71A6F6" w:rsidR="009B53A3" w:rsidRDefault="004C00DA" w:rsidP="00CF1937">
            <w:pPr>
              <w:jc w:val="left"/>
            </w:pPr>
            <w:r>
              <w:t xml:space="preserve">Overriding commission rate by policy year. Columns: pol_year, basic_prem. Unit: %. </w:t>
            </w:r>
            <w:r w:rsidRPr="001104E9">
              <w:t>The last row in the file applies to that policy year and all subsequent policy years.</w:t>
            </w:r>
          </w:p>
        </w:tc>
      </w:tr>
      <w:tr w:rsidR="009C4718" w14:paraId="7A1E71E7" w14:textId="77777777" w:rsidTr="00376F6E">
        <w:trPr>
          <w:cantSplit/>
        </w:trPr>
        <w:tc>
          <w:tcPr>
            <w:tcW w:w="1306" w:type="dxa"/>
          </w:tcPr>
          <w:p w14:paraId="3CDCCFB7" w14:textId="79E5734E" w:rsidR="009C4718" w:rsidRDefault="006F64A7" w:rsidP="00CF1937">
            <w:pPr>
              <w:jc w:val="left"/>
            </w:pPr>
            <w:r>
              <w:t>Regulatory parameters</w:t>
            </w:r>
          </w:p>
        </w:tc>
        <w:tc>
          <w:tcPr>
            <w:tcW w:w="3156" w:type="dxa"/>
          </w:tcPr>
          <w:p w14:paraId="7E196A7B" w14:textId="0EA383F8" w:rsidR="009C4718" w:rsidRDefault="009C4718" w:rsidP="00CF1937">
            <w:pPr>
              <w:jc w:val="left"/>
            </w:pPr>
            <w:r w:rsidRPr="009C4718">
              <w:t>reg_param_tbl.csv</w:t>
            </w:r>
          </w:p>
        </w:tc>
        <w:tc>
          <w:tcPr>
            <w:tcW w:w="4554" w:type="dxa"/>
          </w:tcPr>
          <w:p w14:paraId="3016EA12" w14:textId="35A3D633" w:rsidR="009C4718" w:rsidRDefault="00944476" w:rsidP="00CF1937">
            <w:pPr>
              <w:jc w:val="left"/>
            </w:pPr>
            <w:r>
              <w:t>Columns: solv_marg_res, solv_marg_sar, tax_pc. Unit: %.</w:t>
            </w:r>
          </w:p>
        </w:tc>
      </w:tr>
      <w:tr w:rsidR="00BA13E4" w14:paraId="15262E45" w14:textId="77777777" w:rsidTr="00376F6E">
        <w:trPr>
          <w:cantSplit/>
        </w:trPr>
        <w:tc>
          <w:tcPr>
            <w:tcW w:w="1306" w:type="dxa"/>
          </w:tcPr>
          <w:p w14:paraId="5D320AEA" w14:textId="641F2647" w:rsidR="00BA13E4" w:rsidRDefault="00BA13E4" w:rsidP="00CF1937">
            <w:pPr>
              <w:jc w:val="left"/>
            </w:pPr>
            <w:r>
              <w:t>Lapse rates</w:t>
            </w:r>
          </w:p>
        </w:tc>
        <w:tc>
          <w:tcPr>
            <w:tcW w:w="3156" w:type="dxa"/>
          </w:tcPr>
          <w:p w14:paraId="63D9A99E" w14:textId="56D1B2FE" w:rsidR="00BA13E4" w:rsidRPr="009C4718" w:rsidRDefault="00072C0E" w:rsidP="00CF1937">
            <w:pPr>
              <w:jc w:val="left"/>
            </w:pPr>
            <w:r>
              <w:t>lapse_tbl.csv</w:t>
            </w:r>
          </w:p>
        </w:tc>
        <w:tc>
          <w:tcPr>
            <w:tcW w:w="4554" w:type="dxa"/>
          </w:tcPr>
          <w:p w14:paraId="304D00D8" w14:textId="0B0E6FFD" w:rsidR="00BA13E4" w:rsidRDefault="00592DE1" w:rsidP="00CF1937">
            <w:pPr>
              <w:jc w:val="left"/>
            </w:pPr>
            <w:r>
              <w:t>The lapse rate by policy year and basic premium frequency. Columns: pol_year, m</w:t>
            </w:r>
            <w:r w:rsidR="00FF531B">
              <w:t>onthly</w:t>
            </w:r>
            <w:r>
              <w:t>, q</w:t>
            </w:r>
            <w:r w:rsidR="00FF531B">
              <w:t>uarterly</w:t>
            </w:r>
            <w:r>
              <w:t>, s</w:t>
            </w:r>
            <w:r w:rsidR="00FF531B">
              <w:t>emiann</w:t>
            </w:r>
            <w:r>
              <w:t>, a</w:t>
            </w:r>
            <w:r w:rsidR="00FF531B">
              <w:t>nnual</w:t>
            </w:r>
            <w:r>
              <w:t>. Unit: %</w:t>
            </w:r>
            <w:r w:rsidR="00FF531B">
              <w:t xml:space="preserve">. </w:t>
            </w:r>
            <w:r w:rsidR="00FF531B" w:rsidRPr="001104E9">
              <w:t>The last row in the file applies to that policy year and all subsequent policy years.</w:t>
            </w:r>
          </w:p>
        </w:tc>
      </w:tr>
      <w:tr w:rsidR="00BA13E4" w14:paraId="64439D41" w14:textId="77777777" w:rsidTr="00376F6E">
        <w:trPr>
          <w:cantSplit/>
        </w:trPr>
        <w:tc>
          <w:tcPr>
            <w:tcW w:w="1306" w:type="dxa"/>
          </w:tcPr>
          <w:p w14:paraId="7F46141E" w14:textId="030BF541" w:rsidR="00BA13E4" w:rsidRDefault="00BA13E4" w:rsidP="00CF1937">
            <w:pPr>
              <w:jc w:val="left"/>
            </w:pPr>
            <w:r>
              <w:t xml:space="preserve">Mortality </w:t>
            </w:r>
            <w:r w:rsidR="006A2E81">
              <w:t>rates (select, male)</w:t>
            </w:r>
          </w:p>
        </w:tc>
        <w:tc>
          <w:tcPr>
            <w:tcW w:w="3156" w:type="dxa"/>
          </w:tcPr>
          <w:p w14:paraId="3E7ECBF1" w14:textId="259908F2" w:rsidR="00BA13E4" w:rsidRPr="009C4718" w:rsidRDefault="00DE6FC3" w:rsidP="00CF1937">
            <w:pPr>
              <w:jc w:val="left"/>
            </w:pPr>
            <w:r w:rsidRPr="00DE6FC3">
              <w:t>mortality_select_male.csv</w:t>
            </w:r>
          </w:p>
        </w:tc>
        <w:tc>
          <w:tcPr>
            <w:tcW w:w="4554" w:type="dxa"/>
          </w:tcPr>
          <w:p w14:paraId="2162BEEF" w14:textId="25CB330A" w:rsidR="00FC4384" w:rsidRDefault="00B17996" w:rsidP="00CF1937">
            <w:pPr>
              <w:jc w:val="left"/>
            </w:pPr>
            <w:r>
              <w:t xml:space="preserve">The select mortality table for </w:t>
            </w:r>
            <w:r w:rsidR="00043B12">
              <w:t>male</w:t>
            </w:r>
            <w:r w:rsidR="00B75968">
              <w:t>.</w:t>
            </w:r>
            <w:r w:rsidR="00043B12">
              <w:t xml:space="preserve"> </w:t>
            </w:r>
            <w:r w:rsidR="00B75968" w:rsidRPr="00B75968">
              <w:t>Selection period S is automatically determined from the number of data columns: S = (total</w:t>
            </w:r>
            <w:r w:rsidR="00B75968">
              <w:t xml:space="preserve"> </w:t>
            </w:r>
            <w:r w:rsidR="00B75968" w:rsidRPr="00B75968">
              <w:t>columns - 2). Example: 6 columns (1 age + 5 data) → S=4. Data columns represent q[x], q[x]+1, ..., q[x]+S. For ultimate rates, provide as single data column (S=0). Unit: per 1000. Final column header omits brackets to signal ultimate convergence.</w:t>
            </w:r>
          </w:p>
        </w:tc>
      </w:tr>
      <w:tr w:rsidR="006A2E81" w14:paraId="207C19A7" w14:textId="77777777" w:rsidTr="00376F6E">
        <w:trPr>
          <w:cantSplit/>
        </w:trPr>
        <w:tc>
          <w:tcPr>
            <w:tcW w:w="1306" w:type="dxa"/>
          </w:tcPr>
          <w:p w14:paraId="4087AF95" w14:textId="115D64E7" w:rsidR="006A2E81" w:rsidRDefault="006A2E81" w:rsidP="00CF1937">
            <w:pPr>
              <w:jc w:val="left"/>
            </w:pPr>
            <w:r>
              <w:t>Mortality rates (select, female)</w:t>
            </w:r>
          </w:p>
        </w:tc>
        <w:tc>
          <w:tcPr>
            <w:tcW w:w="3156" w:type="dxa"/>
          </w:tcPr>
          <w:p w14:paraId="3067BA13" w14:textId="7CAC363A" w:rsidR="006A2E81" w:rsidRPr="009C4718" w:rsidRDefault="00DE6FC3" w:rsidP="00CF1937">
            <w:pPr>
              <w:jc w:val="left"/>
            </w:pPr>
            <w:r w:rsidRPr="00DE6FC3">
              <w:t>mortality_select_</w:t>
            </w:r>
            <w:r>
              <w:t>fe</w:t>
            </w:r>
            <w:r w:rsidRPr="00DE6FC3">
              <w:t>male.csv</w:t>
            </w:r>
          </w:p>
        </w:tc>
        <w:tc>
          <w:tcPr>
            <w:tcW w:w="4554" w:type="dxa"/>
          </w:tcPr>
          <w:p w14:paraId="165A47AB" w14:textId="61E2F612" w:rsidR="006A2E81" w:rsidRDefault="007B0CDB" w:rsidP="00CF1937">
            <w:pPr>
              <w:jc w:val="left"/>
            </w:pPr>
            <w:r w:rsidRPr="007B0CDB">
              <w:t>Selection period S is automatically determined from the number of data columns: S = (total</w:t>
            </w:r>
            <w:r>
              <w:t xml:space="preserve"> </w:t>
            </w:r>
            <w:r w:rsidRPr="007B0CDB">
              <w:t>columns - 2). Example: 6 columns (1 age + 5 data) → S=4. Data columns represent q[x], q[x]+1, ..., q[x]+S. For ultimate rates, provide as single data column (S=0). Unit: per 1000. Final column header omits brackets to signal ultimate convergence.</w:t>
            </w:r>
          </w:p>
        </w:tc>
      </w:tr>
      <w:tr w:rsidR="00376F6E" w14:paraId="1F6CB332" w14:textId="77777777" w:rsidTr="00376F6E">
        <w:trPr>
          <w:cantSplit/>
        </w:trPr>
        <w:tc>
          <w:tcPr>
            <w:tcW w:w="1306" w:type="dxa"/>
          </w:tcPr>
          <w:p w14:paraId="382F5426" w14:textId="5272A366" w:rsidR="00376F6E" w:rsidRDefault="00376F6E" w:rsidP="00CF1937">
            <w:pPr>
              <w:jc w:val="left"/>
            </w:pPr>
            <w:r>
              <w:lastRenderedPageBreak/>
              <w:t>Scalar parameters</w:t>
            </w:r>
          </w:p>
        </w:tc>
        <w:tc>
          <w:tcPr>
            <w:tcW w:w="3156" w:type="dxa"/>
          </w:tcPr>
          <w:p w14:paraId="0ABC18B7" w14:textId="50064B30" w:rsidR="00376F6E" w:rsidRPr="00DE6FC3" w:rsidRDefault="00E92C90" w:rsidP="00CF1937">
            <w:pPr>
              <w:jc w:val="left"/>
            </w:pPr>
            <w:r w:rsidRPr="00E92C90">
              <w:t>scalar_inputs.yaml</w:t>
            </w:r>
          </w:p>
        </w:tc>
        <w:tc>
          <w:tcPr>
            <w:tcW w:w="4554" w:type="dxa"/>
          </w:tcPr>
          <w:p w14:paraId="062D35DE" w14:textId="77777777" w:rsidR="00B202FE" w:rsidRPr="00B202FE" w:rsidRDefault="00B202FE" w:rsidP="00B202FE">
            <w:pPr>
              <w:jc w:val="left"/>
            </w:pPr>
            <w:r w:rsidRPr="00B202FE">
              <w:t>Scalar parameters that do not vary by policy year or age and are therefore not suited to table format. Contains two blocks:</w:t>
            </w:r>
          </w:p>
          <w:p w14:paraId="0F78414B" w14:textId="3C653013" w:rsidR="00B202FE" w:rsidRPr="00B202FE" w:rsidRDefault="00B202FE" w:rsidP="00B202FE">
            <w:pPr>
              <w:jc w:val="left"/>
            </w:pPr>
            <w:r>
              <w:t>Product features</w:t>
            </w:r>
            <w:r w:rsidRPr="00B202FE">
              <w:t>: nlg_period (months), age_db_opt_change (years), basic_lb_first_consid_period (months), topup_lb_first_consid_period (months), sb_coi_first_consid_period (months).</w:t>
            </w:r>
          </w:p>
          <w:p w14:paraId="5EE59554" w14:textId="77777777" w:rsidR="00B202FE" w:rsidRDefault="00B202FE" w:rsidP="00B202FE">
            <w:pPr>
              <w:jc w:val="left"/>
            </w:pPr>
          </w:p>
          <w:p w14:paraId="136DA434" w14:textId="03E95740" w:rsidR="00B202FE" w:rsidRPr="00B202FE" w:rsidRDefault="00B202FE" w:rsidP="00B202FE">
            <w:pPr>
              <w:jc w:val="left"/>
            </w:pPr>
            <w:r>
              <w:t>Model assumptions</w:t>
            </w:r>
            <w:r w:rsidRPr="00B202FE">
              <w:t xml:space="preserve">: ann_ulp_fer (% p.a.), ann_sh_fer (% p.a.), ann_fmc_pc (% p.a.), ann_fme_pc (% p.a.), ann_vir (% p.a.), ann_rdr (% p.a.), </w:t>
            </w:r>
            <w:r w:rsidR="00693F6F">
              <w:t>inf_pc</w:t>
            </w:r>
            <w:r w:rsidRPr="00B202FE">
              <w:t xml:space="preserve"> (% p.a.).</w:t>
            </w:r>
          </w:p>
          <w:p w14:paraId="2BE71E4F" w14:textId="77777777" w:rsidR="00B202FE" w:rsidRDefault="00B202FE" w:rsidP="00B202FE">
            <w:pPr>
              <w:jc w:val="left"/>
            </w:pPr>
          </w:p>
          <w:p w14:paraId="6D0CCEF6" w14:textId="3764AC79" w:rsidR="00376F6E" w:rsidRDefault="00B202FE" w:rsidP="00CF1937">
            <w:pPr>
              <w:jc w:val="left"/>
            </w:pPr>
            <w:r w:rsidRPr="00B202FE">
              <w:t>All values are provided as plain numbers representing percentages where the unit is %. For example, ann_ulp_fer: 4.5 means 4.5% p.a.</w:t>
            </w:r>
          </w:p>
        </w:tc>
      </w:tr>
    </w:tbl>
    <w:p w14:paraId="32DE8AFA" w14:textId="77777777" w:rsidR="00C86D86" w:rsidRPr="00C35169" w:rsidRDefault="00C86D86" w:rsidP="002A50E2"/>
    <w:sectPr w:rsidR="00C86D86" w:rsidRPr="00C35169" w:rsidSect="00EF40A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E5C36" w14:textId="77777777" w:rsidR="007B3FAE" w:rsidRDefault="007B3FAE" w:rsidP="00D55CCF">
      <w:pPr>
        <w:spacing w:after="0" w:line="240" w:lineRule="auto"/>
      </w:pPr>
      <w:r>
        <w:separator/>
      </w:r>
    </w:p>
  </w:endnote>
  <w:endnote w:type="continuationSeparator" w:id="0">
    <w:p w14:paraId="5C0B5A1F" w14:textId="77777777" w:rsidR="007B3FAE" w:rsidRDefault="007B3FAE" w:rsidP="00D55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61516" w14:textId="77777777" w:rsidR="007B3FAE" w:rsidRDefault="007B3FAE" w:rsidP="00D55CCF">
      <w:pPr>
        <w:spacing w:after="0" w:line="240" w:lineRule="auto"/>
      </w:pPr>
      <w:r>
        <w:separator/>
      </w:r>
    </w:p>
  </w:footnote>
  <w:footnote w:type="continuationSeparator" w:id="0">
    <w:p w14:paraId="08419C92" w14:textId="77777777" w:rsidR="007B3FAE" w:rsidRDefault="007B3FAE" w:rsidP="00D55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767"/>
    <w:multiLevelType w:val="hybridMultilevel"/>
    <w:tmpl w:val="54F809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41603D"/>
    <w:multiLevelType w:val="hybridMultilevel"/>
    <w:tmpl w:val="8F18F0B2"/>
    <w:lvl w:ilvl="0" w:tplc="953822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0003A"/>
    <w:multiLevelType w:val="hybridMultilevel"/>
    <w:tmpl w:val="C1321E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7C40FC"/>
    <w:multiLevelType w:val="hybridMultilevel"/>
    <w:tmpl w:val="ED764B2E"/>
    <w:lvl w:ilvl="0" w:tplc="DE503D1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F6F69"/>
    <w:multiLevelType w:val="hybridMultilevel"/>
    <w:tmpl w:val="98F802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E417EF"/>
    <w:multiLevelType w:val="hybridMultilevel"/>
    <w:tmpl w:val="E0A232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0837B3"/>
    <w:multiLevelType w:val="hybridMultilevel"/>
    <w:tmpl w:val="09EC0E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95626C"/>
    <w:multiLevelType w:val="hybridMultilevel"/>
    <w:tmpl w:val="1CA0A73C"/>
    <w:lvl w:ilvl="0" w:tplc="04090005">
      <w:start w:val="1"/>
      <w:numFmt w:val="bullet"/>
      <w:lvlText w:val=""/>
      <w:lvlJc w:val="left"/>
      <w:pPr>
        <w:ind w:left="-708" w:hanging="360"/>
      </w:pPr>
      <w:rPr>
        <w:rFonts w:ascii="Wingdings" w:hAnsi="Wingdings" w:hint="default"/>
      </w:rPr>
    </w:lvl>
    <w:lvl w:ilvl="1" w:tplc="04090003" w:tentative="1">
      <w:start w:val="1"/>
      <w:numFmt w:val="bullet"/>
      <w:lvlText w:val="o"/>
      <w:lvlJc w:val="left"/>
      <w:pPr>
        <w:ind w:left="12" w:hanging="360"/>
      </w:pPr>
      <w:rPr>
        <w:rFonts w:ascii="Courier New" w:hAnsi="Courier New" w:cs="Courier New" w:hint="default"/>
      </w:rPr>
    </w:lvl>
    <w:lvl w:ilvl="2" w:tplc="04090005" w:tentative="1">
      <w:start w:val="1"/>
      <w:numFmt w:val="bullet"/>
      <w:lvlText w:val=""/>
      <w:lvlJc w:val="left"/>
      <w:pPr>
        <w:ind w:left="732" w:hanging="360"/>
      </w:pPr>
      <w:rPr>
        <w:rFonts w:ascii="Wingdings" w:hAnsi="Wingdings" w:hint="default"/>
      </w:rPr>
    </w:lvl>
    <w:lvl w:ilvl="3" w:tplc="04090001" w:tentative="1">
      <w:start w:val="1"/>
      <w:numFmt w:val="bullet"/>
      <w:lvlText w:val=""/>
      <w:lvlJc w:val="left"/>
      <w:pPr>
        <w:ind w:left="1452" w:hanging="360"/>
      </w:pPr>
      <w:rPr>
        <w:rFonts w:ascii="Symbol" w:hAnsi="Symbol" w:hint="default"/>
      </w:rPr>
    </w:lvl>
    <w:lvl w:ilvl="4" w:tplc="04090003" w:tentative="1">
      <w:start w:val="1"/>
      <w:numFmt w:val="bullet"/>
      <w:lvlText w:val="o"/>
      <w:lvlJc w:val="left"/>
      <w:pPr>
        <w:ind w:left="2172" w:hanging="360"/>
      </w:pPr>
      <w:rPr>
        <w:rFonts w:ascii="Courier New" w:hAnsi="Courier New" w:cs="Courier New" w:hint="default"/>
      </w:rPr>
    </w:lvl>
    <w:lvl w:ilvl="5" w:tplc="04090005" w:tentative="1">
      <w:start w:val="1"/>
      <w:numFmt w:val="bullet"/>
      <w:lvlText w:val=""/>
      <w:lvlJc w:val="left"/>
      <w:pPr>
        <w:ind w:left="2892" w:hanging="360"/>
      </w:pPr>
      <w:rPr>
        <w:rFonts w:ascii="Wingdings" w:hAnsi="Wingdings" w:hint="default"/>
      </w:rPr>
    </w:lvl>
    <w:lvl w:ilvl="6" w:tplc="04090001" w:tentative="1">
      <w:start w:val="1"/>
      <w:numFmt w:val="bullet"/>
      <w:lvlText w:val=""/>
      <w:lvlJc w:val="left"/>
      <w:pPr>
        <w:ind w:left="3612" w:hanging="360"/>
      </w:pPr>
      <w:rPr>
        <w:rFonts w:ascii="Symbol" w:hAnsi="Symbol" w:hint="default"/>
      </w:rPr>
    </w:lvl>
    <w:lvl w:ilvl="7" w:tplc="04090003" w:tentative="1">
      <w:start w:val="1"/>
      <w:numFmt w:val="bullet"/>
      <w:lvlText w:val="o"/>
      <w:lvlJc w:val="left"/>
      <w:pPr>
        <w:ind w:left="4332" w:hanging="360"/>
      </w:pPr>
      <w:rPr>
        <w:rFonts w:ascii="Courier New" w:hAnsi="Courier New" w:cs="Courier New" w:hint="default"/>
      </w:rPr>
    </w:lvl>
    <w:lvl w:ilvl="8" w:tplc="04090005" w:tentative="1">
      <w:start w:val="1"/>
      <w:numFmt w:val="bullet"/>
      <w:lvlText w:val=""/>
      <w:lvlJc w:val="left"/>
      <w:pPr>
        <w:ind w:left="5052" w:hanging="360"/>
      </w:pPr>
      <w:rPr>
        <w:rFonts w:ascii="Wingdings" w:hAnsi="Wingdings" w:hint="default"/>
      </w:rPr>
    </w:lvl>
  </w:abstractNum>
  <w:abstractNum w:abstractNumId="8" w15:restartNumberingAfterBreak="0">
    <w:nsid w:val="35D9781B"/>
    <w:multiLevelType w:val="hybridMultilevel"/>
    <w:tmpl w:val="01FC826E"/>
    <w:lvl w:ilvl="0" w:tplc="A578714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AA1909"/>
    <w:multiLevelType w:val="hybridMultilevel"/>
    <w:tmpl w:val="4080EA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582DCA"/>
    <w:multiLevelType w:val="hybridMultilevel"/>
    <w:tmpl w:val="522A69D4"/>
    <w:lvl w:ilvl="0" w:tplc="F418F9B6">
      <w:start w:val="23"/>
      <w:numFmt w:val="bullet"/>
      <w:lvlText w:val=""/>
      <w:lvlJc w:val="left"/>
      <w:pPr>
        <w:ind w:left="717" w:hanging="360"/>
      </w:pPr>
      <w:rPr>
        <w:rFonts w:ascii="Symbol" w:eastAsiaTheme="minorHAnsi" w:hAnsi="Symbol" w:cstheme="minorBidi"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 w15:restartNumberingAfterBreak="0">
    <w:nsid w:val="500757D9"/>
    <w:multiLevelType w:val="hybridMultilevel"/>
    <w:tmpl w:val="8C063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AE2DC0"/>
    <w:multiLevelType w:val="hybridMultilevel"/>
    <w:tmpl w:val="DDB04582"/>
    <w:lvl w:ilvl="0" w:tplc="A2DA28F0">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13" w15:restartNumberingAfterBreak="0">
    <w:nsid w:val="67FB597E"/>
    <w:multiLevelType w:val="hybridMultilevel"/>
    <w:tmpl w:val="0D1EBDCE"/>
    <w:lvl w:ilvl="0" w:tplc="A2DA28F0">
      <w:start w:val="1"/>
      <w:numFmt w:val="bullet"/>
      <w:lvlText w:val="-"/>
      <w:lvlJc w:val="left"/>
      <w:pPr>
        <w:ind w:left="717" w:hanging="360"/>
      </w:pPr>
      <w:rPr>
        <w:rFonts w:ascii="Calibri" w:eastAsiaTheme="minorHAnsi" w:hAnsi="Calibri" w:cs="Calibri"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4" w15:restartNumberingAfterBreak="0">
    <w:nsid w:val="6C931D95"/>
    <w:multiLevelType w:val="hybridMultilevel"/>
    <w:tmpl w:val="1BC47EFA"/>
    <w:lvl w:ilvl="0" w:tplc="D5D03F56">
      <w:start w:val="1"/>
      <w:numFmt w:val="bullet"/>
      <w:lvlText w:val="-"/>
      <w:lvlJc w:val="left"/>
      <w:pPr>
        <w:ind w:left="717" w:hanging="360"/>
      </w:pPr>
      <w:rPr>
        <w:rFonts w:ascii="Calibri" w:eastAsiaTheme="minorHAnsi" w:hAnsi="Calibri" w:cs="Calibri" w:hint="default"/>
        <w:b w:val="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5" w15:restartNumberingAfterBreak="0">
    <w:nsid w:val="6D50744E"/>
    <w:multiLevelType w:val="hybridMultilevel"/>
    <w:tmpl w:val="45CE48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D6E6632"/>
    <w:multiLevelType w:val="hybridMultilevel"/>
    <w:tmpl w:val="887C8CDA"/>
    <w:lvl w:ilvl="0" w:tplc="D2EE9E96">
      <w:start w:val="1"/>
      <w:numFmt w:val="bullet"/>
      <w:lvlText w:val="-"/>
      <w:lvlJc w:val="left"/>
      <w:pPr>
        <w:ind w:left="711" w:hanging="360"/>
      </w:pPr>
      <w:rPr>
        <w:rFonts w:ascii="Calibri" w:eastAsiaTheme="minorHAnsi" w:hAnsi="Calibri" w:cs="Calibri"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17" w15:restartNumberingAfterBreak="0">
    <w:nsid w:val="73CB7511"/>
    <w:multiLevelType w:val="hybridMultilevel"/>
    <w:tmpl w:val="DA94E7A4"/>
    <w:lvl w:ilvl="0" w:tplc="8F0C4E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954565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BD85F37"/>
    <w:multiLevelType w:val="hybridMultilevel"/>
    <w:tmpl w:val="64823920"/>
    <w:lvl w:ilvl="0" w:tplc="F894FD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D32795"/>
    <w:multiLevelType w:val="hybridMultilevel"/>
    <w:tmpl w:val="231AE4B2"/>
    <w:lvl w:ilvl="0" w:tplc="9146B5E2">
      <w:start w:val="1"/>
      <w:numFmt w:val="bullet"/>
      <w:lvlText w:val="-"/>
      <w:lvlJc w:val="left"/>
      <w:pPr>
        <w:ind w:left="711" w:hanging="360"/>
      </w:pPr>
      <w:rPr>
        <w:rFonts w:ascii="Calibri" w:eastAsiaTheme="minorHAnsi" w:hAnsi="Calibri" w:cs="Calibri" w:hint="default"/>
      </w:rPr>
    </w:lvl>
    <w:lvl w:ilvl="1" w:tplc="04090003">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num w:numId="1" w16cid:durableId="639845448">
    <w:abstractNumId w:val="18"/>
  </w:num>
  <w:num w:numId="2" w16cid:durableId="268049149">
    <w:abstractNumId w:val="2"/>
  </w:num>
  <w:num w:numId="3" w16cid:durableId="2142796058">
    <w:abstractNumId w:val="9"/>
  </w:num>
  <w:num w:numId="4" w16cid:durableId="1882521796">
    <w:abstractNumId w:val="15"/>
  </w:num>
  <w:num w:numId="5" w16cid:durableId="1378433367">
    <w:abstractNumId w:val="5"/>
  </w:num>
  <w:num w:numId="6" w16cid:durableId="452095812">
    <w:abstractNumId w:val="11"/>
  </w:num>
  <w:num w:numId="7" w16cid:durableId="778178827">
    <w:abstractNumId w:val="6"/>
  </w:num>
  <w:num w:numId="8" w16cid:durableId="930897862">
    <w:abstractNumId w:val="14"/>
  </w:num>
  <w:num w:numId="9" w16cid:durableId="1134102068">
    <w:abstractNumId w:val="16"/>
  </w:num>
  <w:num w:numId="10" w16cid:durableId="1295257262">
    <w:abstractNumId w:val="12"/>
  </w:num>
  <w:num w:numId="11" w16cid:durableId="1747923267">
    <w:abstractNumId w:val="20"/>
  </w:num>
  <w:num w:numId="12" w16cid:durableId="1644188779">
    <w:abstractNumId w:val="1"/>
  </w:num>
  <w:num w:numId="13" w16cid:durableId="742261643">
    <w:abstractNumId w:val="8"/>
  </w:num>
  <w:num w:numId="14" w16cid:durableId="278072336">
    <w:abstractNumId w:val="3"/>
  </w:num>
  <w:num w:numId="15" w16cid:durableId="109713965">
    <w:abstractNumId w:val="10"/>
  </w:num>
  <w:num w:numId="16" w16cid:durableId="1059280050">
    <w:abstractNumId w:val="17"/>
  </w:num>
  <w:num w:numId="17" w16cid:durableId="275017751">
    <w:abstractNumId w:val="19"/>
  </w:num>
  <w:num w:numId="18" w16cid:durableId="99422839">
    <w:abstractNumId w:val="4"/>
  </w:num>
  <w:num w:numId="19" w16cid:durableId="1680812354">
    <w:abstractNumId w:val="0"/>
  </w:num>
  <w:num w:numId="20" w16cid:durableId="503323535">
    <w:abstractNumId w:val="13"/>
  </w:num>
  <w:num w:numId="21" w16cid:durableId="86667887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 Doan">
    <w15:presenceInfo w15:providerId="Windows Live" w15:userId="e0a9452cf34dca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646"/>
    <w:rsid w:val="0000356B"/>
    <w:rsid w:val="00006C27"/>
    <w:rsid w:val="00007499"/>
    <w:rsid w:val="0001070A"/>
    <w:rsid w:val="00013881"/>
    <w:rsid w:val="00013E56"/>
    <w:rsid w:val="00014A91"/>
    <w:rsid w:val="000203BE"/>
    <w:rsid w:val="000203C5"/>
    <w:rsid w:val="000238EE"/>
    <w:rsid w:val="000248B9"/>
    <w:rsid w:val="00024AEF"/>
    <w:rsid w:val="000325F9"/>
    <w:rsid w:val="000353B8"/>
    <w:rsid w:val="000378F7"/>
    <w:rsid w:val="00040E4C"/>
    <w:rsid w:val="00043B12"/>
    <w:rsid w:val="00043C4F"/>
    <w:rsid w:val="0005100A"/>
    <w:rsid w:val="000514A0"/>
    <w:rsid w:val="000535FF"/>
    <w:rsid w:val="000577E8"/>
    <w:rsid w:val="00057DB8"/>
    <w:rsid w:val="0006121E"/>
    <w:rsid w:val="0006269A"/>
    <w:rsid w:val="00065B82"/>
    <w:rsid w:val="0007207D"/>
    <w:rsid w:val="00072C0E"/>
    <w:rsid w:val="0007303A"/>
    <w:rsid w:val="00073A7E"/>
    <w:rsid w:val="000759E6"/>
    <w:rsid w:val="00077959"/>
    <w:rsid w:val="00086DD1"/>
    <w:rsid w:val="00087F05"/>
    <w:rsid w:val="0009289D"/>
    <w:rsid w:val="00093DBF"/>
    <w:rsid w:val="00093F2A"/>
    <w:rsid w:val="00094D8B"/>
    <w:rsid w:val="000954FE"/>
    <w:rsid w:val="00096118"/>
    <w:rsid w:val="00097BFE"/>
    <w:rsid w:val="00097E4A"/>
    <w:rsid w:val="000A2474"/>
    <w:rsid w:val="000A5751"/>
    <w:rsid w:val="000A5D0F"/>
    <w:rsid w:val="000B1BF7"/>
    <w:rsid w:val="000B2B71"/>
    <w:rsid w:val="000B307B"/>
    <w:rsid w:val="000B30F0"/>
    <w:rsid w:val="000B57DE"/>
    <w:rsid w:val="000B68E0"/>
    <w:rsid w:val="000B7B58"/>
    <w:rsid w:val="000C31E5"/>
    <w:rsid w:val="000C3EF0"/>
    <w:rsid w:val="000C5D61"/>
    <w:rsid w:val="000E3A4E"/>
    <w:rsid w:val="000E72CE"/>
    <w:rsid w:val="000E79BD"/>
    <w:rsid w:val="000F27E6"/>
    <w:rsid w:val="000F5478"/>
    <w:rsid w:val="000F63D5"/>
    <w:rsid w:val="00106E21"/>
    <w:rsid w:val="001104E9"/>
    <w:rsid w:val="0011123D"/>
    <w:rsid w:val="0011213A"/>
    <w:rsid w:val="00112E47"/>
    <w:rsid w:val="00114BF1"/>
    <w:rsid w:val="001158EC"/>
    <w:rsid w:val="001161E4"/>
    <w:rsid w:val="00117A7B"/>
    <w:rsid w:val="00122A68"/>
    <w:rsid w:val="001249BD"/>
    <w:rsid w:val="001257A6"/>
    <w:rsid w:val="0012673E"/>
    <w:rsid w:val="00126DB1"/>
    <w:rsid w:val="00126EBC"/>
    <w:rsid w:val="00133D08"/>
    <w:rsid w:val="0014016F"/>
    <w:rsid w:val="001422A2"/>
    <w:rsid w:val="00142BB0"/>
    <w:rsid w:val="00142C05"/>
    <w:rsid w:val="00143808"/>
    <w:rsid w:val="001449E1"/>
    <w:rsid w:val="0014549F"/>
    <w:rsid w:val="00146090"/>
    <w:rsid w:val="00162207"/>
    <w:rsid w:val="00180E1C"/>
    <w:rsid w:val="0018424E"/>
    <w:rsid w:val="00184DD5"/>
    <w:rsid w:val="0018594E"/>
    <w:rsid w:val="00187EC7"/>
    <w:rsid w:val="00197139"/>
    <w:rsid w:val="001A0B60"/>
    <w:rsid w:val="001A25D6"/>
    <w:rsid w:val="001B0935"/>
    <w:rsid w:val="001B2825"/>
    <w:rsid w:val="001B463F"/>
    <w:rsid w:val="001B7E48"/>
    <w:rsid w:val="001C03CF"/>
    <w:rsid w:val="001C0989"/>
    <w:rsid w:val="001C280E"/>
    <w:rsid w:val="001C2C91"/>
    <w:rsid w:val="001C3588"/>
    <w:rsid w:val="001D4991"/>
    <w:rsid w:val="001D54CD"/>
    <w:rsid w:val="001D5725"/>
    <w:rsid w:val="001E0A6F"/>
    <w:rsid w:val="001E14D4"/>
    <w:rsid w:val="001E1807"/>
    <w:rsid w:val="001E2E4C"/>
    <w:rsid w:val="001E6D0E"/>
    <w:rsid w:val="001E767A"/>
    <w:rsid w:val="001E7717"/>
    <w:rsid w:val="001F0CD1"/>
    <w:rsid w:val="001F254B"/>
    <w:rsid w:val="001F32C9"/>
    <w:rsid w:val="001F3E39"/>
    <w:rsid w:val="001F6AB6"/>
    <w:rsid w:val="001F78D2"/>
    <w:rsid w:val="0020039F"/>
    <w:rsid w:val="00204196"/>
    <w:rsid w:val="00206C24"/>
    <w:rsid w:val="002109AC"/>
    <w:rsid w:val="00212872"/>
    <w:rsid w:val="00214974"/>
    <w:rsid w:val="002157CB"/>
    <w:rsid w:val="00216B48"/>
    <w:rsid w:val="00216CAA"/>
    <w:rsid w:val="00220326"/>
    <w:rsid w:val="002210AC"/>
    <w:rsid w:val="0022134E"/>
    <w:rsid w:val="0022503A"/>
    <w:rsid w:val="00225C30"/>
    <w:rsid w:val="002263E0"/>
    <w:rsid w:val="002450E3"/>
    <w:rsid w:val="00245A49"/>
    <w:rsid w:val="00250FEE"/>
    <w:rsid w:val="00254681"/>
    <w:rsid w:val="002558CD"/>
    <w:rsid w:val="0025602D"/>
    <w:rsid w:val="00261AF5"/>
    <w:rsid w:val="00270421"/>
    <w:rsid w:val="00272A12"/>
    <w:rsid w:val="00272B79"/>
    <w:rsid w:val="0027748F"/>
    <w:rsid w:val="00281246"/>
    <w:rsid w:val="002879AC"/>
    <w:rsid w:val="00290E73"/>
    <w:rsid w:val="002923D1"/>
    <w:rsid w:val="002926CB"/>
    <w:rsid w:val="002942B5"/>
    <w:rsid w:val="002954BA"/>
    <w:rsid w:val="00296160"/>
    <w:rsid w:val="00297019"/>
    <w:rsid w:val="002A0CF4"/>
    <w:rsid w:val="002A1B59"/>
    <w:rsid w:val="002A3497"/>
    <w:rsid w:val="002A50E2"/>
    <w:rsid w:val="002A5B25"/>
    <w:rsid w:val="002A6B8D"/>
    <w:rsid w:val="002B3C10"/>
    <w:rsid w:val="002B3F47"/>
    <w:rsid w:val="002B638C"/>
    <w:rsid w:val="002B79A7"/>
    <w:rsid w:val="002B7AD1"/>
    <w:rsid w:val="002C124A"/>
    <w:rsid w:val="002C1E87"/>
    <w:rsid w:val="002C46DA"/>
    <w:rsid w:val="002C55DD"/>
    <w:rsid w:val="002C5F9B"/>
    <w:rsid w:val="002C6692"/>
    <w:rsid w:val="002D1646"/>
    <w:rsid w:val="002D1B05"/>
    <w:rsid w:val="002D708D"/>
    <w:rsid w:val="002D7336"/>
    <w:rsid w:val="002E33EB"/>
    <w:rsid w:val="002E5860"/>
    <w:rsid w:val="002E6307"/>
    <w:rsid w:val="002F6ACC"/>
    <w:rsid w:val="002F70F8"/>
    <w:rsid w:val="00311B6E"/>
    <w:rsid w:val="003124CB"/>
    <w:rsid w:val="003129CE"/>
    <w:rsid w:val="00314BA6"/>
    <w:rsid w:val="00314D70"/>
    <w:rsid w:val="003155BD"/>
    <w:rsid w:val="00315FD8"/>
    <w:rsid w:val="00316E3B"/>
    <w:rsid w:val="003231C1"/>
    <w:rsid w:val="00323D9E"/>
    <w:rsid w:val="003256DB"/>
    <w:rsid w:val="00327CAF"/>
    <w:rsid w:val="00327E73"/>
    <w:rsid w:val="00330032"/>
    <w:rsid w:val="00330C7D"/>
    <w:rsid w:val="0033225B"/>
    <w:rsid w:val="003337DF"/>
    <w:rsid w:val="003347C5"/>
    <w:rsid w:val="00334BF2"/>
    <w:rsid w:val="00335ED2"/>
    <w:rsid w:val="0033685E"/>
    <w:rsid w:val="003422C3"/>
    <w:rsid w:val="0034535F"/>
    <w:rsid w:val="00345F25"/>
    <w:rsid w:val="0034674A"/>
    <w:rsid w:val="0035122A"/>
    <w:rsid w:val="00352892"/>
    <w:rsid w:val="00355AA7"/>
    <w:rsid w:val="00356617"/>
    <w:rsid w:val="00376F6E"/>
    <w:rsid w:val="00380F01"/>
    <w:rsid w:val="0038248F"/>
    <w:rsid w:val="003838F9"/>
    <w:rsid w:val="0038414F"/>
    <w:rsid w:val="00384612"/>
    <w:rsid w:val="00384A85"/>
    <w:rsid w:val="003874EC"/>
    <w:rsid w:val="003A0CA8"/>
    <w:rsid w:val="003A731F"/>
    <w:rsid w:val="003B123C"/>
    <w:rsid w:val="003B2BC4"/>
    <w:rsid w:val="003B6482"/>
    <w:rsid w:val="003B6E86"/>
    <w:rsid w:val="003B7C13"/>
    <w:rsid w:val="003C1F1A"/>
    <w:rsid w:val="003C3815"/>
    <w:rsid w:val="003C4454"/>
    <w:rsid w:val="003D0DD9"/>
    <w:rsid w:val="003D0ED8"/>
    <w:rsid w:val="003D16CC"/>
    <w:rsid w:val="003D1DA4"/>
    <w:rsid w:val="003E2A29"/>
    <w:rsid w:val="003E2C19"/>
    <w:rsid w:val="003E2D5F"/>
    <w:rsid w:val="003E3F50"/>
    <w:rsid w:val="003E4F11"/>
    <w:rsid w:val="003E54D1"/>
    <w:rsid w:val="003E5DF4"/>
    <w:rsid w:val="003E7E76"/>
    <w:rsid w:val="003E7EE8"/>
    <w:rsid w:val="003F36BC"/>
    <w:rsid w:val="003F635B"/>
    <w:rsid w:val="003F7C69"/>
    <w:rsid w:val="00410108"/>
    <w:rsid w:val="0041080C"/>
    <w:rsid w:val="0041271F"/>
    <w:rsid w:val="00416E83"/>
    <w:rsid w:val="0041771D"/>
    <w:rsid w:val="00422305"/>
    <w:rsid w:val="004256ED"/>
    <w:rsid w:val="004259F3"/>
    <w:rsid w:val="004277B5"/>
    <w:rsid w:val="00432CBF"/>
    <w:rsid w:val="0043520F"/>
    <w:rsid w:val="00436A07"/>
    <w:rsid w:val="00437779"/>
    <w:rsid w:val="00441A46"/>
    <w:rsid w:val="00443F30"/>
    <w:rsid w:val="00444E95"/>
    <w:rsid w:val="004465F8"/>
    <w:rsid w:val="004541CE"/>
    <w:rsid w:val="00454576"/>
    <w:rsid w:val="00455299"/>
    <w:rsid w:val="004611E7"/>
    <w:rsid w:val="00461557"/>
    <w:rsid w:val="0046529B"/>
    <w:rsid w:val="004653DE"/>
    <w:rsid w:val="00467889"/>
    <w:rsid w:val="00473C4D"/>
    <w:rsid w:val="0047470E"/>
    <w:rsid w:val="004769AB"/>
    <w:rsid w:val="0047710F"/>
    <w:rsid w:val="0048645A"/>
    <w:rsid w:val="0048793C"/>
    <w:rsid w:val="004961E1"/>
    <w:rsid w:val="004A055E"/>
    <w:rsid w:val="004A1EFC"/>
    <w:rsid w:val="004A65BF"/>
    <w:rsid w:val="004B305F"/>
    <w:rsid w:val="004B70CA"/>
    <w:rsid w:val="004B70E3"/>
    <w:rsid w:val="004B79D4"/>
    <w:rsid w:val="004C00DA"/>
    <w:rsid w:val="004C0BC6"/>
    <w:rsid w:val="004C3FCE"/>
    <w:rsid w:val="004C586C"/>
    <w:rsid w:val="004C67A1"/>
    <w:rsid w:val="004D1619"/>
    <w:rsid w:val="004D1828"/>
    <w:rsid w:val="004D2088"/>
    <w:rsid w:val="004E6740"/>
    <w:rsid w:val="004E7701"/>
    <w:rsid w:val="004E7C3E"/>
    <w:rsid w:val="004F20DB"/>
    <w:rsid w:val="00502518"/>
    <w:rsid w:val="0050343E"/>
    <w:rsid w:val="00506A37"/>
    <w:rsid w:val="00513864"/>
    <w:rsid w:val="00513A93"/>
    <w:rsid w:val="00514CFC"/>
    <w:rsid w:val="00516513"/>
    <w:rsid w:val="00517814"/>
    <w:rsid w:val="00520069"/>
    <w:rsid w:val="005210F9"/>
    <w:rsid w:val="0052173D"/>
    <w:rsid w:val="00523F35"/>
    <w:rsid w:val="00531B3E"/>
    <w:rsid w:val="00531ED6"/>
    <w:rsid w:val="00531EFB"/>
    <w:rsid w:val="00532412"/>
    <w:rsid w:val="0053363E"/>
    <w:rsid w:val="005336C6"/>
    <w:rsid w:val="0053555C"/>
    <w:rsid w:val="00535D44"/>
    <w:rsid w:val="00535E5D"/>
    <w:rsid w:val="005402B4"/>
    <w:rsid w:val="00541508"/>
    <w:rsid w:val="005415B6"/>
    <w:rsid w:val="005479E1"/>
    <w:rsid w:val="00550C14"/>
    <w:rsid w:val="0055569A"/>
    <w:rsid w:val="00555BCE"/>
    <w:rsid w:val="00555CB2"/>
    <w:rsid w:val="0055742E"/>
    <w:rsid w:val="00557FC9"/>
    <w:rsid w:val="00560934"/>
    <w:rsid w:val="00562EBD"/>
    <w:rsid w:val="00563B3E"/>
    <w:rsid w:val="00563B55"/>
    <w:rsid w:val="00566A2A"/>
    <w:rsid w:val="005670F5"/>
    <w:rsid w:val="00571132"/>
    <w:rsid w:val="005718AA"/>
    <w:rsid w:val="00576ACD"/>
    <w:rsid w:val="00580172"/>
    <w:rsid w:val="00580A31"/>
    <w:rsid w:val="00583040"/>
    <w:rsid w:val="00584FB9"/>
    <w:rsid w:val="00587A36"/>
    <w:rsid w:val="00590061"/>
    <w:rsid w:val="00592DE1"/>
    <w:rsid w:val="00594989"/>
    <w:rsid w:val="00595FE3"/>
    <w:rsid w:val="005978CD"/>
    <w:rsid w:val="005A032B"/>
    <w:rsid w:val="005A0942"/>
    <w:rsid w:val="005A208C"/>
    <w:rsid w:val="005A4B9D"/>
    <w:rsid w:val="005A7285"/>
    <w:rsid w:val="005B4523"/>
    <w:rsid w:val="005C0F50"/>
    <w:rsid w:val="005C5DBA"/>
    <w:rsid w:val="005E474C"/>
    <w:rsid w:val="005F0091"/>
    <w:rsid w:val="005F23F7"/>
    <w:rsid w:val="005F465A"/>
    <w:rsid w:val="005F6272"/>
    <w:rsid w:val="005F6FBC"/>
    <w:rsid w:val="005F75EE"/>
    <w:rsid w:val="005F7D04"/>
    <w:rsid w:val="00600B69"/>
    <w:rsid w:val="00604BFE"/>
    <w:rsid w:val="00605C9E"/>
    <w:rsid w:val="00606C86"/>
    <w:rsid w:val="0061010F"/>
    <w:rsid w:val="006110DC"/>
    <w:rsid w:val="00612B32"/>
    <w:rsid w:val="00615E2F"/>
    <w:rsid w:val="006270D9"/>
    <w:rsid w:val="006320AB"/>
    <w:rsid w:val="00632883"/>
    <w:rsid w:val="00641B9A"/>
    <w:rsid w:val="006427B3"/>
    <w:rsid w:val="00642831"/>
    <w:rsid w:val="00646C92"/>
    <w:rsid w:val="0065226E"/>
    <w:rsid w:val="00654CA7"/>
    <w:rsid w:val="006564C1"/>
    <w:rsid w:val="00656FD4"/>
    <w:rsid w:val="00663F4A"/>
    <w:rsid w:val="006643B5"/>
    <w:rsid w:val="00664832"/>
    <w:rsid w:val="006664A9"/>
    <w:rsid w:val="006667FA"/>
    <w:rsid w:val="00667E3A"/>
    <w:rsid w:val="006702B3"/>
    <w:rsid w:val="006710FC"/>
    <w:rsid w:val="0068291B"/>
    <w:rsid w:val="00686D39"/>
    <w:rsid w:val="0069057A"/>
    <w:rsid w:val="00692E3F"/>
    <w:rsid w:val="0069323C"/>
    <w:rsid w:val="00693F6F"/>
    <w:rsid w:val="006945DC"/>
    <w:rsid w:val="006963D1"/>
    <w:rsid w:val="006967D8"/>
    <w:rsid w:val="006979F8"/>
    <w:rsid w:val="006A13B7"/>
    <w:rsid w:val="006A2E81"/>
    <w:rsid w:val="006A4174"/>
    <w:rsid w:val="006A7510"/>
    <w:rsid w:val="006B0316"/>
    <w:rsid w:val="006B37C4"/>
    <w:rsid w:val="006B64BC"/>
    <w:rsid w:val="006B664E"/>
    <w:rsid w:val="006C1BC8"/>
    <w:rsid w:val="006C3F9A"/>
    <w:rsid w:val="006C48AC"/>
    <w:rsid w:val="006D0B57"/>
    <w:rsid w:val="006D3683"/>
    <w:rsid w:val="006D535F"/>
    <w:rsid w:val="006D618D"/>
    <w:rsid w:val="006D732C"/>
    <w:rsid w:val="006D771D"/>
    <w:rsid w:val="006E3918"/>
    <w:rsid w:val="006E48FE"/>
    <w:rsid w:val="006F5B0F"/>
    <w:rsid w:val="006F64A7"/>
    <w:rsid w:val="00700467"/>
    <w:rsid w:val="00701E70"/>
    <w:rsid w:val="0070280B"/>
    <w:rsid w:val="0070422C"/>
    <w:rsid w:val="00706A9C"/>
    <w:rsid w:val="00706CD8"/>
    <w:rsid w:val="00707EC0"/>
    <w:rsid w:val="00712CF7"/>
    <w:rsid w:val="00713EC1"/>
    <w:rsid w:val="007171EC"/>
    <w:rsid w:val="00724089"/>
    <w:rsid w:val="007251DF"/>
    <w:rsid w:val="00726BBA"/>
    <w:rsid w:val="00730011"/>
    <w:rsid w:val="0073345A"/>
    <w:rsid w:val="007349FD"/>
    <w:rsid w:val="007362D9"/>
    <w:rsid w:val="00736396"/>
    <w:rsid w:val="007379C5"/>
    <w:rsid w:val="00743ADE"/>
    <w:rsid w:val="00743BFC"/>
    <w:rsid w:val="0076514D"/>
    <w:rsid w:val="00765CF9"/>
    <w:rsid w:val="00766C7D"/>
    <w:rsid w:val="0076771E"/>
    <w:rsid w:val="00771A03"/>
    <w:rsid w:val="0077202B"/>
    <w:rsid w:val="00773D47"/>
    <w:rsid w:val="0077471D"/>
    <w:rsid w:val="00776457"/>
    <w:rsid w:val="00777FBF"/>
    <w:rsid w:val="0078386D"/>
    <w:rsid w:val="00783DFF"/>
    <w:rsid w:val="00790477"/>
    <w:rsid w:val="007907FC"/>
    <w:rsid w:val="00792C88"/>
    <w:rsid w:val="00793E76"/>
    <w:rsid w:val="00797A72"/>
    <w:rsid w:val="007A0668"/>
    <w:rsid w:val="007A31CD"/>
    <w:rsid w:val="007A3553"/>
    <w:rsid w:val="007A4763"/>
    <w:rsid w:val="007B0CDB"/>
    <w:rsid w:val="007B2F5E"/>
    <w:rsid w:val="007B39D7"/>
    <w:rsid w:val="007B3FAE"/>
    <w:rsid w:val="007C22A1"/>
    <w:rsid w:val="007C2F56"/>
    <w:rsid w:val="007D0250"/>
    <w:rsid w:val="007D034E"/>
    <w:rsid w:val="007D2A5B"/>
    <w:rsid w:val="007D58EF"/>
    <w:rsid w:val="007D74BF"/>
    <w:rsid w:val="007E056A"/>
    <w:rsid w:val="007E458F"/>
    <w:rsid w:val="007E7417"/>
    <w:rsid w:val="007F0317"/>
    <w:rsid w:val="007F3291"/>
    <w:rsid w:val="007F3618"/>
    <w:rsid w:val="007F3C10"/>
    <w:rsid w:val="007F66D0"/>
    <w:rsid w:val="0081052E"/>
    <w:rsid w:val="00810A72"/>
    <w:rsid w:val="00817A4B"/>
    <w:rsid w:val="00821AC5"/>
    <w:rsid w:val="0082531F"/>
    <w:rsid w:val="00825DF8"/>
    <w:rsid w:val="00826FBD"/>
    <w:rsid w:val="0083386A"/>
    <w:rsid w:val="00834867"/>
    <w:rsid w:val="0083606E"/>
    <w:rsid w:val="00836607"/>
    <w:rsid w:val="00836800"/>
    <w:rsid w:val="00837537"/>
    <w:rsid w:val="00837BA9"/>
    <w:rsid w:val="008425EB"/>
    <w:rsid w:val="0084625C"/>
    <w:rsid w:val="0085409C"/>
    <w:rsid w:val="00861489"/>
    <w:rsid w:val="00864C75"/>
    <w:rsid w:val="0086516E"/>
    <w:rsid w:val="00866D2F"/>
    <w:rsid w:val="00866F90"/>
    <w:rsid w:val="008670D3"/>
    <w:rsid w:val="00867163"/>
    <w:rsid w:val="0087182F"/>
    <w:rsid w:val="00877470"/>
    <w:rsid w:val="00881AFE"/>
    <w:rsid w:val="00883878"/>
    <w:rsid w:val="00883E45"/>
    <w:rsid w:val="0088528C"/>
    <w:rsid w:val="00885843"/>
    <w:rsid w:val="00885F20"/>
    <w:rsid w:val="00887FC1"/>
    <w:rsid w:val="00894B95"/>
    <w:rsid w:val="00897BCA"/>
    <w:rsid w:val="008A01E4"/>
    <w:rsid w:val="008A520F"/>
    <w:rsid w:val="008A5E0B"/>
    <w:rsid w:val="008B13F3"/>
    <w:rsid w:val="008B1B28"/>
    <w:rsid w:val="008B2241"/>
    <w:rsid w:val="008C0791"/>
    <w:rsid w:val="008C4BED"/>
    <w:rsid w:val="008D1CB2"/>
    <w:rsid w:val="008D322D"/>
    <w:rsid w:val="008D4A83"/>
    <w:rsid w:val="008D53DD"/>
    <w:rsid w:val="008D7C6D"/>
    <w:rsid w:val="008E0434"/>
    <w:rsid w:val="008E3989"/>
    <w:rsid w:val="008F0A6C"/>
    <w:rsid w:val="008F1CCC"/>
    <w:rsid w:val="008F2CDE"/>
    <w:rsid w:val="008F2E50"/>
    <w:rsid w:val="008F372B"/>
    <w:rsid w:val="008F4855"/>
    <w:rsid w:val="00900B2E"/>
    <w:rsid w:val="009046A3"/>
    <w:rsid w:val="00906109"/>
    <w:rsid w:val="00906723"/>
    <w:rsid w:val="0091086F"/>
    <w:rsid w:val="00910D4B"/>
    <w:rsid w:val="00913656"/>
    <w:rsid w:val="009140A6"/>
    <w:rsid w:val="00914F49"/>
    <w:rsid w:val="0091641A"/>
    <w:rsid w:val="00916F88"/>
    <w:rsid w:val="00920115"/>
    <w:rsid w:val="0092067E"/>
    <w:rsid w:val="00921BE2"/>
    <w:rsid w:val="00921FDF"/>
    <w:rsid w:val="00926153"/>
    <w:rsid w:val="0093255D"/>
    <w:rsid w:val="00932E08"/>
    <w:rsid w:val="00934E20"/>
    <w:rsid w:val="009402E8"/>
    <w:rsid w:val="009430E8"/>
    <w:rsid w:val="00943D1A"/>
    <w:rsid w:val="00944476"/>
    <w:rsid w:val="0094510D"/>
    <w:rsid w:val="00946155"/>
    <w:rsid w:val="00946668"/>
    <w:rsid w:val="0095125F"/>
    <w:rsid w:val="00951E25"/>
    <w:rsid w:val="009564B3"/>
    <w:rsid w:val="00956576"/>
    <w:rsid w:val="00956BB3"/>
    <w:rsid w:val="00957670"/>
    <w:rsid w:val="00960B30"/>
    <w:rsid w:val="00960C36"/>
    <w:rsid w:val="00963FFD"/>
    <w:rsid w:val="009654DA"/>
    <w:rsid w:val="00970838"/>
    <w:rsid w:val="009723EF"/>
    <w:rsid w:val="0098127C"/>
    <w:rsid w:val="00982D9F"/>
    <w:rsid w:val="0098364B"/>
    <w:rsid w:val="00984B68"/>
    <w:rsid w:val="009868A3"/>
    <w:rsid w:val="00987660"/>
    <w:rsid w:val="00991F15"/>
    <w:rsid w:val="009935B9"/>
    <w:rsid w:val="0099435B"/>
    <w:rsid w:val="00996216"/>
    <w:rsid w:val="00997DD2"/>
    <w:rsid w:val="009A095E"/>
    <w:rsid w:val="009A1043"/>
    <w:rsid w:val="009A5611"/>
    <w:rsid w:val="009A6186"/>
    <w:rsid w:val="009B2420"/>
    <w:rsid w:val="009B36E5"/>
    <w:rsid w:val="009B394D"/>
    <w:rsid w:val="009B4FB4"/>
    <w:rsid w:val="009B53A3"/>
    <w:rsid w:val="009B5852"/>
    <w:rsid w:val="009B73F6"/>
    <w:rsid w:val="009C0320"/>
    <w:rsid w:val="009C17C4"/>
    <w:rsid w:val="009C2327"/>
    <w:rsid w:val="009C3274"/>
    <w:rsid w:val="009C4718"/>
    <w:rsid w:val="009C5512"/>
    <w:rsid w:val="009C7A4F"/>
    <w:rsid w:val="009D53A1"/>
    <w:rsid w:val="009D7B1A"/>
    <w:rsid w:val="009E22CA"/>
    <w:rsid w:val="009E30F7"/>
    <w:rsid w:val="009E331C"/>
    <w:rsid w:val="009E4F0C"/>
    <w:rsid w:val="009F5F7E"/>
    <w:rsid w:val="009F72F2"/>
    <w:rsid w:val="00A05FF5"/>
    <w:rsid w:val="00A127CA"/>
    <w:rsid w:val="00A1366C"/>
    <w:rsid w:val="00A14DA2"/>
    <w:rsid w:val="00A15F20"/>
    <w:rsid w:val="00A16608"/>
    <w:rsid w:val="00A21C88"/>
    <w:rsid w:val="00A23FAE"/>
    <w:rsid w:val="00A24912"/>
    <w:rsid w:val="00A2491D"/>
    <w:rsid w:val="00A24F47"/>
    <w:rsid w:val="00A25A29"/>
    <w:rsid w:val="00A2780A"/>
    <w:rsid w:val="00A307B4"/>
    <w:rsid w:val="00A3297B"/>
    <w:rsid w:val="00A333A9"/>
    <w:rsid w:val="00A33C9A"/>
    <w:rsid w:val="00A35644"/>
    <w:rsid w:val="00A35AE9"/>
    <w:rsid w:val="00A36BA5"/>
    <w:rsid w:val="00A41E97"/>
    <w:rsid w:val="00A45BE0"/>
    <w:rsid w:val="00A46C08"/>
    <w:rsid w:val="00A46F71"/>
    <w:rsid w:val="00A47047"/>
    <w:rsid w:val="00A47EFC"/>
    <w:rsid w:val="00A567BC"/>
    <w:rsid w:val="00A57487"/>
    <w:rsid w:val="00A57F35"/>
    <w:rsid w:val="00A61CA0"/>
    <w:rsid w:val="00A67CBB"/>
    <w:rsid w:val="00A704E1"/>
    <w:rsid w:val="00A725BA"/>
    <w:rsid w:val="00A74AEF"/>
    <w:rsid w:val="00A801AC"/>
    <w:rsid w:val="00A80245"/>
    <w:rsid w:val="00A87D1C"/>
    <w:rsid w:val="00A91695"/>
    <w:rsid w:val="00A956B0"/>
    <w:rsid w:val="00A9645D"/>
    <w:rsid w:val="00A97924"/>
    <w:rsid w:val="00AA050A"/>
    <w:rsid w:val="00AA423B"/>
    <w:rsid w:val="00AA7570"/>
    <w:rsid w:val="00AB10A0"/>
    <w:rsid w:val="00AB2301"/>
    <w:rsid w:val="00AB37D1"/>
    <w:rsid w:val="00AC162F"/>
    <w:rsid w:val="00AC6479"/>
    <w:rsid w:val="00AC7A71"/>
    <w:rsid w:val="00AD7133"/>
    <w:rsid w:val="00AD7A66"/>
    <w:rsid w:val="00AD7CB8"/>
    <w:rsid w:val="00AE1818"/>
    <w:rsid w:val="00AE3F3C"/>
    <w:rsid w:val="00AE5345"/>
    <w:rsid w:val="00AE79B6"/>
    <w:rsid w:val="00AF000C"/>
    <w:rsid w:val="00AF2085"/>
    <w:rsid w:val="00AF2093"/>
    <w:rsid w:val="00AF3472"/>
    <w:rsid w:val="00AF4AF7"/>
    <w:rsid w:val="00AF5832"/>
    <w:rsid w:val="00B06886"/>
    <w:rsid w:val="00B11F49"/>
    <w:rsid w:val="00B1560E"/>
    <w:rsid w:val="00B16CAC"/>
    <w:rsid w:val="00B17996"/>
    <w:rsid w:val="00B20181"/>
    <w:rsid w:val="00B202FE"/>
    <w:rsid w:val="00B22E7C"/>
    <w:rsid w:val="00B23192"/>
    <w:rsid w:val="00B238ED"/>
    <w:rsid w:val="00B30262"/>
    <w:rsid w:val="00B360FB"/>
    <w:rsid w:val="00B41FA4"/>
    <w:rsid w:val="00B44A17"/>
    <w:rsid w:val="00B44CFC"/>
    <w:rsid w:val="00B504E1"/>
    <w:rsid w:val="00B509D0"/>
    <w:rsid w:val="00B50D47"/>
    <w:rsid w:val="00B51E69"/>
    <w:rsid w:val="00B53263"/>
    <w:rsid w:val="00B533A6"/>
    <w:rsid w:val="00B53B5C"/>
    <w:rsid w:val="00B5438C"/>
    <w:rsid w:val="00B609F6"/>
    <w:rsid w:val="00B63DA6"/>
    <w:rsid w:val="00B64FFF"/>
    <w:rsid w:val="00B67995"/>
    <w:rsid w:val="00B71B3F"/>
    <w:rsid w:val="00B75968"/>
    <w:rsid w:val="00B77169"/>
    <w:rsid w:val="00B82B98"/>
    <w:rsid w:val="00B83956"/>
    <w:rsid w:val="00B84778"/>
    <w:rsid w:val="00B86521"/>
    <w:rsid w:val="00B86E35"/>
    <w:rsid w:val="00B8717A"/>
    <w:rsid w:val="00B94E40"/>
    <w:rsid w:val="00BA0447"/>
    <w:rsid w:val="00BA0914"/>
    <w:rsid w:val="00BA13E4"/>
    <w:rsid w:val="00BA3A37"/>
    <w:rsid w:val="00BA6924"/>
    <w:rsid w:val="00BB3A2A"/>
    <w:rsid w:val="00BB3E0A"/>
    <w:rsid w:val="00BB481B"/>
    <w:rsid w:val="00BB4B8A"/>
    <w:rsid w:val="00BC2050"/>
    <w:rsid w:val="00BD0135"/>
    <w:rsid w:val="00BD169F"/>
    <w:rsid w:val="00BD7D90"/>
    <w:rsid w:val="00BE04BA"/>
    <w:rsid w:val="00BE07F6"/>
    <w:rsid w:val="00BE310C"/>
    <w:rsid w:val="00BE3D3A"/>
    <w:rsid w:val="00BE41B6"/>
    <w:rsid w:val="00BE478D"/>
    <w:rsid w:val="00BE657F"/>
    <w:rsid w:val="00BF0311"/>
    <w:rsid w:val="00BF1323"/>
    <w:rsid w:val="00BF136A"/>
    <w:rsid w:val="00BF27FC"/>
    <w:rsid w:val="00C027E6"/>
    <w:rsid w:val="00C04690"/>
    <w:rsid w:val="00C046CE"/>
    <w:rsid w:val="00C06DA0"/>
    <w:rsid w:val="00C13970"/>
    <w:rsid w:val="00C13C01"/>
    <w:rsid w:val="00C14DA2"/>
    <w:rsid w:val="00C16EBC"/>
    <w:rsid w:val="00C20EF7"/>
    <w:rsid w:val="00C26530"/>
    <w:rsid w:val="00C3260F"/>
    <w:rsid w:val="00C35169"/>
    <w:rsid w:val="00C37450"/>
    <w:rsid w:val="00C37EAF"/>
    <w:rsid w:val="00C411AE"/>
    <w:rsid w:val="00C443DA"/>
    <w:rsid w:val="00C445CB"/>
    <w:rsid w:val="00C45AD4"/>
    <w:rsid w:val="00C45C86"/>
    <w:rsid w:val="00C50AD7"/>
    <w:rsid w:val="00C50DDC"/>
    <w:rsid w:val="00C54208"/>
    <w:rsid w:val="00C60670"/>
    <w:rsid w:val="00C644C8"/>
    <w:rsid w:val="00C645FB"/>
    <w:rsid w:val="00C65C4E"/>
    <w:rsid w:val="00C702EE"/>
    <w:rsid w:val="00C71089"/>
    <w:rsid w:val="00C7350E"/>
    <w:rsid w:val="00C749A2"/>
    <w:rsid w:val="00C7710B"/>
    <w:rsid w:val="00C77154"/>
    <w:rsid w:val="00C80579"/>
    <w:rsid w:val="00C823D6"/>
    <w:rsid w:val="00C84AA3"/>
    <w:rsid w:val="00C86050"/>
    <w:rsid w:val="00C86D86"/>
    <w:rsid w:val="00C86F04"/>
    <w:rsid w:val="00C90470"/>
    <w:rsid w:val="00C908D7"/>
    <w:rsid w:val="00C9118F"/>
    <w:rsid w:val="00C92D85"/>
    <w:rsid w:val="00C95B82"/>
    <w:rsid w:val="00C9631C"/>
    <w:rsid w:val="00CA122D"/>
    <w:rsid w:val="00CA21E7"/>
    <w:rsid w:val="00CA3E6D"/>
    <w:rsid w:val="00CA7676"/>
    <w:rsid w:val="00CB0BB8"/>
    <w:rsid w:val="00CB4B05"/>
    <w:rsid w:val="00CB5166"/>
    <w:rsid w:val="00CC302D"/>
    <w:rsid w:val="00CC388D"/>
    <w:rsid w:val="00CC5452"/>
    <w:rsid w:val="00CD11C5"/>
    <w:rsid w:val="00CD11FC"/>
    <w:rsid w:val="00CD174A"/>
    <w:rsid w:val="00CD5A5E"/>
    <w:rsid w:val="00CD71B7"/>
    <w:rsid w:val="00CE2AFC"/>
    <w:rsid w:val="00CE4C56"/>
    <w:rsid w:val="00CE79E7"/>
    <w:rsid w:val="00CF1937"/>
    <w:rsid w:val="00CF5219"/>
    <w:rsid w:val="00CF6651"/>
    <w:rsid w:val="00CF74A9"/>
    <w:rsid w:val="00CF75BE"/>
    <w:rsid w:val="00CF76B5"/>
    <w:rsid w:val="00D013D5"/>
    <w:rsid w:val="00D01B7D"/>
    <w:rsid w:val="00D02918"/>
    <w:rsid w:val="00D03FB3"/>
    <w:rsid w:val="00D06C76"/>
    <w:rsid w:val="00D070AE"/>
    <w:rsid w:val="00D12F9B"/>
    <w:rsid w:val="00D130F0"/>
    <w:rsid w:val="00D16792"/>
    <w:rsid w:val="00D17E40"/>
    <w:rsid w:val="00D21803"/>
    <w:rsid w:val="00D26732"/>
    <w:rsid w:val="00D26DFB"/>
    <w:rsid w:val="00D276D4"/>
    <w:rsid w:val="00D32F39"/>
    <w:rsid w:val="00D36033"/>
    <w:rsid w:val="00D361BE"/>
    <w:rsid w:val="00D426B8"/>
    <w:rsid w:val="00D43640"/>
    <w:rsid w:val="00D447D1"/>
    <w:rsid w:val="00D4712A"/>
    <w:rsid w:val="00D4750F"/>
    <w:rsid w:val="00D47718"/>
    <w:rsid w:val="00D479AF"/>
    <w:rsid w:val="00D5111C"/>
    <w:rsid w:val="00D559A6"/>
    <w:rsid w:val="00D55CCF"/>
    <w:rsid w:val="00D567F3"/>
    <w:rsid w:val="00D579E5"/>
    <w:rsid w:val="00D57C76"/>
    <w:rsid w:val="00D6243C"/>
    <w:rsid w:val="00D66A7D"/>
    <w:rsid w:val="00D700AF"/>
    <w:rsid w:val="00D70230"/>
    <w:rsid w:val="00D729E3"/>
    <w:rsid w:val="00D7338F"/>
    <w:rsid w:val="00D74154"/>
    <w:rsid w:val="00D81553"/>
    <w:rsid w:val="00D816AB"/>
    <w:rsid w:val="00D826AC"/>
    <w:rsid w:val="00D83D8F"/>
    <w:rsid w:val="00D85FA4"/>
    <w:rsid w:val="00D86E6B"/>
    <w:rsid w:val="00D870D7"/>
    <w:rsid w:val="00D9024D"/>
    <w:rsid w:val="00D90C06"/>
    <w:rsid w:val="00D940E8"/>
    <w:rsid w:val="00DA0716"/>
    <w:rsid w:val="00DA1D35"/>
    <w:rsid w:val="00DA56D3"/>
    <w:rsid w:val="00DB45AC"/>
    <w:rsid w:val="00DB478C"/>
    <w:rsid w:val="00DB5D75"/>
    <w:rsid w:val="00DB6E84"/>
    <w:rsid w:val="00DB79AD"/>
    <w:rsid w:val="00DC0D4A"/>
    <w:rsid w:val="00DC260C"/>
    <w:rsid w:val="00DC336A"/>
    <w:rsid w:val="00DC34B0"/>
    <w:rsid w:val="00DD0B9F"/>
    <w:rsid w:val="00DD16ED"/>
    <w:rsid w:val="00DD6B01"/>
    <w:rsid w:val="00DE6DB2"/>
    <w:rsid w:val="00DE6FC3"/>
    <w:rsid w:val="00DF06DB"/>
    <w:rsid w:val="00DF396F"/>
    <w:rsid w:val="00DF7E9D"/>
    <w:rsid w:val="00E0318A"/>
    <w:rsid w:val="00E05C91"/>
    <w:rsid w:val="00E05DAB"/>
    <w:rsid w:val="00E06814"/>
    <w:rsid w:val="00E071CB"/>
    <w:rsid w:val="00E07B2C"/>
    <w:rsid w:val="00E13F86"/>
    <w:rsid w:val="00E16B71"/>
    <w:rsid w:val="00E20E4A"/>
    <w:rsid w:val="00E21CEF"/>
    <w:rsid w:val="00E245BE"/>
    <w:rsid w:val="00E25ED8"/>
    <w:rsid w:val="00E3080A"/>
    <w:rsid w:val="00E345B8"/>
    <w:rsid w:val="00E35BBE"/>
    <w:rsid w:val="00E35CA8"/>
    <w:rsid w:val="00E40508"/>
    <w:rsid w:val="00E45FF8"/>
    <w:rsid w:val="00E47933"/>
    <w:rsid w:val="00E47C63"/>
    <w:rsid w:val="00E51631"/>
    <w:rsid w:val="00E63BFB"/>
    <w:rsid w:val="00E642E0"/>
    <w:rsid w:val="00E653CA"/>
    <w:rsid w:val="00E67B43"/>
    <w:rsid w:val="00E711AF"/>
    <w:rsid w:val="00E71416"/>
    <w:rsid w:val="00E7447D"/>
    <w:rsid w:val="00E769FA"/>
    <w:rsid w:val="00E77E32"/>
    <w:rsid w:val="00E811E0"/>
    <w:rsid w:val="00E81248"/>
    <w:rsid w:val="00E81E40"/>
    <w:rsid w:val="00E81EE2"/>
    <w:rsid w:val="00E8238F"/>
    <w:rsid w:val="00E85A8A"/>
    <w:rsid w:val="00E90EAF"/>
    <w:rsid w:val="00E91C9E"/>
    <w:rsid w:val="00E92C90"/>
    <w:rsid w:val="00EA4C41"/>
    <w:rsid w:val="00EA5186"/>
    <w:rsid w:val="00EB2E77"/>
    <w:rsid w:val="00EB33DC"/>
    <w:rsid w:val="00EB49FF"/>
    <w:rsid w:val="00EC00AE"/>
    <w:rsid w:val="00EC0C1F"/>
    <w:rsid w:val="00EC4061"/>
    <w:rsid w:val="00EC53B1"/>
    <w:rsid w:val="00EC5C3C"/>
    <w:rsid w:val="00ED0209"/>
    <w:rsid w:val="00ED0A34"/>
    <w:rsid w:val="00ED1182"/>
    <w:rsid w:val="00ED1467"/>
    <w:rsid w:val="00ED6B9B"/>
    <w:rsid w:val="00EE4E7E"/>
    <w:rsid w:val="00EF40A2"/>
    <w:rsid w:val="00EF5DD3"/>
    <w:rsid w:val="00EF7573"/>
    <w:rsid w:val="00F00541"/>
    <w:rsid w:val="00F0497E"/>
    <w:rsid w:val="00F1036F"/>
    <w:rsid w:val="00F13E51"/>
    <w:rsid w:val="00F15D7D"/>
    <w:rsid w:val="00F15FC3"/>
    <w:rsid w:val="00F2301E"/>
    <w:rsid w:val="00F24AE4"/>
    <w:rsid w:val="00F26B6F"/>
    <w:rsid w:val="00F30192"/>
    <w:rsid w:val="00F3029B"/>
    <w:rsid w:val="00F302AD"/>
    <w:rsid w:val="00F308AF"/>
    <w:rsid w:val="00F30D28"/>
    <w:rsid w:val="00F36FCE"/>
    <w:rsid w:val="00F41826"/>
    <w:rsid w:val="00F419BD"/>
    <w:rsid w:val="00F426E1"/>
    <w:rsid w:val="00F45F25"/>
    <w:rsid w:val="00F50C3B"/>
    <w:rsid w:val="00F511C5"/>
    <w:rsid w:val="00F52132"/>
    <w:rsid w:val="00F5581A"/>
    <w:rsid w:val="00F560B3"/>
    <w:rsid w:val="00F605F7"/>
    <w:rsid w:val="00F60CCE"/>
    <w:rsid w:val="00F65B16"/>
    <w:rsid w:val="00F73653"/>
    <w:rsid w:val="00F73E77"/>
    <w:rsid w:val="00F745A5"/>
    <w:rsid w:val="00F74AB8"/>
    <w:rsid w:val="00F76E89"/>
    <w:rsid w:val="00F80021"/>
    <w:rsid w:val="00F80DC3"/>
    <w:rsid w:val="00F8161F"/>
    <w:rsid w:val="00F81F5A"/>
    <w:rsid w:val="00F842DD"/>
    <w:rsid w:val="00F878BB"/>
    <w:rsid w:val="00F91026"/>
    <w:rsid w:val="00F91084"/>
    <w:rsid w:val="00F91435"/>
    <w:rsid w:val="00F915BC"/>
    <w:rsid w:val="00F940D4"/>
    <w:rsid w:val="00FA0F61"/>
    <w:rsid w:val="00FA1CCB"/>
    <w:rsid w:val="00FA49D8"/>
    <w:rsid w:val="00FA52A8"/>
    <w:rsid w:val="00FA54B8"/>
    <w:rsid w:val="00FA648F"/>
    <w:rsid w:val="00FB515D"/>
    <w:rsid w:val="00FB57E4"/>
    <w:rsid w:val="00FB6130"/>
    <w:rsid w:val="00FB7092"/>
    <w:rsid w:val="00FC313E"/>
    <w:rsid w:val="00FC4384"/>
    <w:rsid w:val="00FC53C1"/>
    <w:rsid w:val="00FC54DB"/>
    <w:rsid w:val="00FC5C6D"/>
    <w:rsid w:val="00FC64D4"/>
    <w:rsid w:val="00FC691D"/>
    <w:rsid w:val="00FC70D0"/>
    <w:rsid w:val="00FC72C4"/>
    <w:rsid w:val="00FD3958"/>
    <w:rsid w:val="00FD5D55"/>
    <w:rsid w:val="00FE4167"/>
    <w:rsid w:val="00FE58A6"/>
    <w:rsid w:val="00FE61DC"/>
    <w:rsid w:val="00FF04B8"/>
    <w:rsid w:val="00FF0B78"/>
    <w:rsid w:val="00FF0D1F"/>
    <w:rsid w:val="00FF4048"/>
    <w:rsid w:val="00FF531B"/>
    <w:rsid w:val="00FF53FD"/>
    <w:rsid w:val="00FF76E9"/>
    <w:rsid w:val="00FF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842F"/>
  <w15:chartTrackingRefBased/>
  <w15:docId w15:val="{CCD4E095-2131-4441-9122-4648FCC9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8EF"/>
    <w:pPr>
      <w:jc w:val="both"/>
    </w:pPr>
  </w:style>
  <w:style w:type="paragraph" w:styleId="Heading1">
    <w:name w:val="heading 1"/>
    <w:basedOn w:val="Normal"/>
    <w:next w:val="Normal"/>
    <w:link w:val="Heading1Char"/>
    <w:uiPriority w:val="9"/>
    <w:qFormat/>
    <w:rsid w:val="007D58EF"/>
    <w:pPr>
      <w:keepNext/>
      <w:keepLines/>
      <w:numPr>
        <w:numId w:val="1"/>
      </w:numPr>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D58EF"/>
    <w:pPr>
      <w:keepNext/>
      <w:keepLines/>
      <w:numPr>
        <w:ilvl w:val="1"/>
        <w:numId w:val="1"/>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7D58E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58E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58E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D58E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D58E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D58E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58E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8EF"/>
    <w:rPr>
      <w:rFonts w:asciiTheme="majorHAnsi" w:eastAsiaTheme="majorEastAsia" w:hAnsiTheme="majorHAnsi" w:cstheme="majorBidi"/>
      <w:b/>
      <w:color w:val="2E74B5" w:themeColor="accent1" w:themeShade="BF"/>
      <w:sz w:val="32"/>
      <w:szCs w:val="32"/>
    </w:rPr>
  </w:style>
  <w:style w:type="character" w:customStyle="1" w:styleId="Heading2Char">
    <w:name w:val="Heading 2 Char"/>
    <w:basedOn w:val="DefaultParagraphFont"/>
    <w:link w:val="Heading2"/>
    <w:uiPriority w:val="9"/>
    <w:rsid w:val="007D58EF"/>
    <w:rPr>
      <w:rFonts w:asciiTheme="majorHAnsi" w:eastAsiaTheme="majorEastAsia" w:hAnsiTheme="majorHAnsi" w:cstheme="majorBidi"/>
      <w:b/>
      <w:color w:val="2E74B5" w:themeColor="accent1" w:themeShade="BF"/>
      <w:sz w:val="26"/>
      <w:szCs w:val="26"/>
    </w:rPr>
  </w:style>
  <w:style w:type="character" w:customStyle="1" w:styleId="Heading3Char">
    <w:name w:val="Heading 3 Char"/>
    <w:basedOn w:val="DefaultParagraphFont"/>
    <w:link w:val="Heading3"/>
    <w:uiPriority w:val="9"/>
    <w:rsid w:val="007D58E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D58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D58E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D58E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D58E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D58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58E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D58EF"/>
    <w:pPr>
      <w:ind w:left="720"/>
      <w:contextualSpacing/>
    </w:pPr>
  </w:style>
  <w:style w:type="table" w:styleId="TableGrid">
    <w:name w:val="Table Grid"/>
    <w:basedOn w:val="TableNormal"/>
    <w:uiPriority w:val="39"/>
    <w:rsid w:val="00693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60C36"/>
    <w:rPr>
      <w:rFonts w:ascii="Courier New" w:eastAsia="Times New Roman" w:hAnsi="Courier New" w:cs="Courier New"/>
      <w:sz w:val="20"/>
      <w:szCs w:val="20"/>
    </w:rPr>
  </w:style>
  <w:style w:type="character" w:styleId="Strong">
    <w:name w:val="Strong"/>
    <w:basedOn w:val="DefaultParagraphFont"/>
    <w:uiPriority w:val="22"/>
    <w:qFormat/>
    <w:rsid w:val="00297019"/>
    <w:rPr>
      <w:b/>
      <w:bCs/>
    </w:rPr>
  </w:style>
  <w:style w:type="paragraph" w:styleId="Header">
    <w:name w:val="header"/>
    <w:basedOn w:val="Normal"/>
    <w:link w:val="HeaderChar"/>
    <w:uiPriority w:val="99"/>
    <w:unhideWhenUsed/>
    <w:rsid w:val="00D55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CCF"/>
  </w:style>
  <w:style w:type="paragraph" w:styleId="Footer">
    <w:name w:val="footer"/>
    <w:basedOn w:val="Normal"/>
    <w:link w:val="FooterChar"/>
    <w:uiPriority w:val="99"/>
    <w:unhideWhenUsed/>
    <w:rsid w:val="00D55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CCF"/>
  </w:style>
  <w:style w:type="paragraph" w:styleId="Revision">
    <w:name w:val="Revision"/>
    <w:hidden/>
    <w:uiPriority w:val="99"/>
    <w:semiHidden/>
    <w:rsid w:val="009B36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2740">
      <w:bodyDiv w:val="1"/>
      <w:marLeft w:val="0"/>
      <w:marRight w:val="0"/>
      <w:marTop w:val="0"/>
      <w:marBottom w:val="0"/>
      <w:divBdr>
        <w:top w:val="none" w:sz="0" w:space="0" w:color="auto"/>
        <w:left w:val="none" w:sz="0" w:space="0" w:color="auto"/>
        <w:bottom w:val="none" w:sz="0" w:space="0" w:color="auto"/>
        <w:right w:val="none" w:sz="0" w:space="0" w:color="auto"/>
      </w:divBdr>
    </w:div>
    <w:div w:id="214315413">
      <w:bodyDiv w:val="1"/>
      <w:marLeft w:val="0"/>
      <w:marRight w:val="0"/>
      <w:marTop w:val="0"/>
      <w:marBottom w:val="0"/>
      <w:divBdr>
        <w:top w:val="none" w:sz="0" w:space="0" w:color="auto"/>
        <w:left w:val="none" w:sz="0" w:space="0" w:color="auto"/>
        <w:bottom w:val="none" w:sz="0" w:space="0" w:color="auto"/>
        <w:right w:val="none" w:sz="0" w:space="0" w:color="auto"/>
      </w:divBdr>
    </w:div>
    <w:div w:id="443958465">
      <w:bodyDiv w:val="1"/>
      <w:marLeft w:val="0"/>
      <w:marRight w:val="0"/>
      <w:marTop w:val="0"/>
      <w:marBottom w:val="0"/>
      <w:divBdr>
        <w:top w:val="none" w:sz="0" w:space="0" w:color="auto"/>
        <w:left w:val="none" w:sz="0" w:space="0" w:color="auto"/>
        <w:bottom w:val="none" w:sz="0" w:space="0" w:color="auto"/>
        <w:right w:val="none" w:sz="0" w:space="0" w:color="auto"/>
      </w:divBdr>
    </w:div>
    <w:div w:id="813987730">
      <w:bodyDiv w:val="1"/>
      <w:marLeft w:val="0"/>
      <w:marRight w:val="0"/>
      <w:marTop w:val="0"/>
      <w:marBottom w:val="0"/>
      <w:divBdr>
        <w:top w:val="none" w:sz="0" w:space="0" w:color="auto"/>
        <w:left w:val="none" w:sz="0" w:space="0" w:color="auto"/>
        <w:bottom w:val="none" w:sz="0" w:space="0" w:color="auto"/>
        <w:right w:val="none" w:sz="0" w:space="0" w:color="auto"/>
      </w:divBdr>
    </w:div>
    <w:div w:id="856427610">
      <w:bodyDiv w:val="1"/>
      <w:marLeft w:val="0"/>
      <w:marRight w:val="0"/>
      <w:marTop w:val="0"/>
      <w:marBottom w:val="0"/>
      <w:divBdr>
        <w:top w:val="none" w:sz="0" w:space="0" w:color="auto"/>
        <w:left w:val="none" w:sz="0" w:space="0" w:color="auto"/>
        <w:bottom w:val="none" w:sz="0" w:space="0" w:color="auto"/>
        <w:right w:val="none" w:sz="0" w:space="0" w:color="auto"/>
      </w:divBdr>
      <w:divsChild>
        <w:div w:id="200752787">
          <w:marLeft w:val="0"/>
          <w:marRight w:val="0"/>
          <w:marTop w:val="0"/>
          <w:marBottom w:val="0"/>
          <w:divBdr>
            <w:top w:val="none" w:sz="0" w:space="0" w:color="auto"/>
            <w:left w:val="none" w:sz="0" w:space="0" w:color="auto"/>
            <w:bottom w:val="none" w:sz="0" w:space="0" w:color="auto"/>
            <w:right w:val="none" w:sz="0" w:space="0" w:color="auto"/>
          </w:divBdr>
          <w:divsChild>
            <w:div w:id="14983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84661">
      <w:bodyDiv w:val="1"/>
      <w:marLeft w:val="0"/>
      <w:marRight w:val="0"/>
      <w:marTop w:val="0"/>
      <w:marBottom w:val="0"/>
      <w:divBdr>
        <w:top w:val="none" w:sz="0" w:space="0" w:color="auto"/>
        <w:left w:val="none" w:sz="0" w:space="0" w:color="auto"/>
        <w:bottom w:val="none" w:sz="0" w:space="0" w:color="auto"/>
        <w:right w:val="none" w:sz="0" w:space="0" w:color="auto"/>
      </w:divBdr>
    </w:div>
    <w:div w:id="1839611843">
      <w:bodyDiv w:val="1"/>
      <w:marLeft w:val="0"/>
      <w:marRight w:val="0"/>
      <w:marTop w:val="0"/>
      <w:marBottom w:val="0"/>
      <w:divBdr>
        <w:top w:val="none" w:sz="0" w:space="0" w:color="auto"/>
        <w:left w:val="none" w:sz="0" w:space="0" w:color="auto"/>
        <w:bottom w:val="none" w:sz="0" w:space="0" w:color="auto"/>
        <w:right w:val="none" w:sz="0" w:space="0" w:color="auto"/>
      </w:divBdr>
    </w:div>
    <w:div w:id="193366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38F8B-3222-4E39-8874-9857082C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11057</TotalTime>
  <Pages>45</Pages>
  <Words>16916</Words>
  <Characters>93380</Characters>
  <Application>Microsoft Office Word</Application>
  <DocSecurity>0</DocSecurity>
  <Lines>3591</Lines>
  <Paragraphs>2828</Paragraphs>
  <ScaleCrop>false</ScaleCrop>
  <HeadingPairs>
    <vt:vector size="2" baseType="variant">
      <vt:variant>
        <vt:lpstr>Title</vt:lpstr>
      </vt:variant>
      <vt:variant>
        <vt:i4>1</vt:i4>
      </vt:variant>
    </vt:vector>
  </HeadingPairs>
  <TitlesOfParts>
    <vt:vector size="1" baseType="lpstr">
      <vt:lpstr/>
    </vt:vector>
  </TitlesOfParts>
  <Company>BaoViet</Company>
  <LinksUpToDate>false</LinksUpToDate>
  <CharactersWithSpaces>107468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Danh Tú (BVL_ĐP)</dc:creator>
  <cp:keywords/>
  <dc:description/>
  <cp:lastModifiedBy>Tu Doan</cp:lastModifiedBy>
  <cp:revision>894</cp:revision>
  <dcterms:created xsi:type="dcterms:W3CDTF">2026-04-07T03:16:00Z</dcterms:created>
  <dcterms:modified xsi:type="dcterms:W3CDTF">2026-05-13T17:16:00Z</dcterms:modified>
</cp:coreProperties>
</file>